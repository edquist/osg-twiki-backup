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5C91EC" w14:textId="77777777" w:rsidR="00616943" w:rsidRDefault="00616943"/>
    <w:p w14:paraId="7656E685" w14:textId="77777777" w:rsidR="00616943" w:rsidRDefault="00616943"/>
    <w:p w14:paraId="7ED669B5" w14:textId="584F905D" w:rsidR="00616943" w:rsidRPr="00812D38" w:rsidRDefault="00D23E0D" w:rsidP="00616943">
      <w:pPr>
        <w:jc w:val="center"/>
        <w:rPr>
          <w:rFonts w:asciiTheme="majorHAnsi" w:hAnsiTheme="majorHAnsi"/>
          <w:sz w:val="48"/>
          <w:szCs w:val="48"/>
        </w:rPr>
      </w:pPr>
      <w:r>
        <w:rPr>
          <w:rFonts w:asciiTheme="majorHAnsi" w:hAnsiTheme="majorHAnsi"/>
          <w:sz w:val="48"/>
          <w:szCs w:val="48"/>
        </w:rPr>
        <w:t>OSG PKI Planning Phase Report</w:t>
      </w:r>
    </w:p>
    <w:p w14:paraId="02A24C74" w14:textId="5EC8C508" w:rsidR="00616943" w:rsidRDefault="00616943"/>
    <w:p w14:paraId="38934F2E" w14:textId="0651790C" w:rsidR="005C193B" w:rsidRDefault="005C193B" w:rsidP="00616943">
      <w:pPr>
        <w:jc w:val="center"/>
      </w:pPr>
      <w:r>
        <w:t>Von Welch &lt;vwelch@indiana.edu&gt;</w:t>
      </w:r>
    </w:p>
    <w:p w14:paraId="42D4C7F1" w14:textId="601E08DE" w:rsidR="009C320F" w:rsidRDefault="009C320F" w:rsidP="00785439">
      <w:pPr>
        <w:jc w:val="center"/>
      </w:pPr>
      <w:r>
        <w:t>Representing work by:</w:t>
      </w:r>
      <w:r w:rsidR="00785439">
        <w:br/>
      </w:r>
      <w:r w:rsidR="00D95EAC">
        <w:t>Mine Altuna</w:t>
      </w:r>
      <w:r>
        <w:t>y, James Basney, Keith Chadwick, Alain Deximo, Jeremy Fischer,</w:t>
      </w:r>
      <w:r w:rsidR="00E574F2">
        <w:br/>
      </w:r>
      <w:r>
        <w:t xml:space="preserve">Soichi Hayashi, Ruth Pordes,  </w:t>
      </w:r>
      <w:r w:rsidR="00E574F2">
        <w:t>Robert Quick,</w:t>
      </w:r>
      <w:r w:rsidR="00E574F2">
        <w:br/>
        <w:t xml:space="preserve">Lauren Rothman, </w:t>
      </w:r>
      <w:r>
        <w:t>Alain Roy, and</w:t>
      </w:r>
      <w:r w:rsidR="00E574F2">
        <w:t xml:space="preserve"> </w:t>
      </w:r>
      <w:r>
        <w:t xml:space="preserve">Chander Shegal </w:t>
      </w:r>
    </w:p>
    <w:p w14:paraId="0CCB74FA" w14:textId="77777777" w:rsidR="009048D6" w:rsidRDefault="009048D6" w:rsidP="00616943">
      <w:pPr>
        <w:jc w:val="center"/>
      </w:pPr>
    </w:p>
    <w:p w14:paraId="333CD18F" w14:textId="3BBCD0A5" w:rsidR="00616943" w:rsidRDefault="00D23E0D" w:rsidP="00616943">
      <w:pPr>
        <w:jc w:val="center"/>
      </w:pPr>
      <w:r>
        <w:t xml:space="preserve">Draft </w:t>
      </w:r>
      <w:del w:id="0" w:author="Von Welch" w:date="2012-06-06T19:20:00Z">
        <w:r w:rsidDel="000A60D3">
          <w:delText>May 2</w:delText>
        </w:r>
        <w:r w:rsidR="005E15D0" w:rsidDel="000A60D3">
          <w:delText>5</w:delText>
        </w:r>
      </w:del>
      <w:ins w:id="1" w:author="Von Welch" w:date="2012-06-06T19:20:00Z">
        <w:r w:rsidR="000A60D3">
          <w:t>June 6</w:t>
        </w:r>
      </w:ins>
      <w:r w:rsidR="005C193B" w:rsidRPr="005C193B">
        <w:rPr>
          <w:vertAlign w:val="superscript"/>
        </w:rPr>
        <w:t>th</w:t>
      </w:r>
      <w:r>
        <w:t>, 2012</w:t>
      </w:r>
      <w:r w:rsidR="005C193B">
        <w:t xml:space="preserve"> Draft</w:t>
      </w:r>
    </w:p>
    <w:p w14:paraId="035E049F" w14:textId="77777777" w:rsidR="00D23E0D" w:rsidRDefault="00D23E0D" w:rsidP="00616943">
      <w:pPr>
        <w:jc w:val="center"/>
      </w:pPr>
    </w:p>
    <w:p w14:paraId="075B4414" w14:textId="534F6F6F" w:rsidR="00C97DF4" w:rsidRPr="00C97DF4" w:rsidRDefault="00C97DF4" w:rsidP="00C97DF4">
      <w:pPr>
        <w:jc w:val="center"/>
        <w:rPr>
          <w:b/>
        </w:rPr>
      </w:pPr>
      <w:bookmarkStart w:id="2" w:name="_Toc192732216"/>
      <w:r w:rsidRPr="00C97DF4">
        <w:rPr>
          <w:b/>
        </w:rPr>
        <w:t>Abstract</w:t>
      </w:r>
    </w:p>
    <w:p w14:paraId="3AF8D538" w14:textId="00429813" w:rsidR="00614BC3" w:rsidRDefault="00614BC3" w:rsidP="009A31DC">
      <w:pPr>
        <w:ind w:left="720" w:right="720"/>
      </w:pPr>
      <w:r>
        <w:t xml:space="preserve">This report summarizes the activities of the OSG PKI Planning Phase </w:t>
      </w:r>
      <w:r w:rsidR="001E2ECB">
        <w:t>that</w:t>
      </w:r>
      <w:r>
        <w:t xml:space="preserve"> officially completed on May 18</w:t>
      </w:r>
      <w:r w:rsidRPr="00614BC3">
        <w:rPr>
          <w:vertAlign w:val="superscript"/>
        </w:rPr>
        <w:t>th</w:t>
      </w:r>
      <w:r>
        <w:t xml:space="preserve">, 2012. </w:t>
      </w:r>
      <w:r w:rsidR="00C97DF4">
        <w:t>The Planning Phase included participants from ESnet, DigiCert, the ESGF, US CMS, US ATLAS, the OSG Software Team, the OSG Security Team, the OSG RA, the OSG ET and the OSG GOC. Participants convened weekly by teleconference and used the OSG Twiki to share progress.</w:t>
      </w:r>
    </w:p>
    <w:p w14:paraId="135A3977" w14:textId="2972C9B2" w:rsidR="00C97DF4" w:rsidRDefault="00C97DF4" w:rsidP="00C97DF4">
      <w:pPr>
        <w:pStyle w:val="Heading1"/>
      </w:pPr>
      <w:r>
        <w:t>OSG PKI Planning Phase Goals and Accomplishments</w:t>
      </w:r>
    </w:p>
    <w:p w14:paraId="55EE63E4" w14:textId="7B8EE8BD" w:rsidR="00D23E0D" w:rsidRPr="00D23E0D" w:rsidRDefault="00FC3CB0" w:rsidP="00D23E0D">
      <w:r>
        <w:t xml:space="preserve">This section </w:t>
      </w:r>
      <w:r w:rsidR="005C193B">
        <w:t>lists the planning phase goals from the Implementation Plan [</w:t>
      </w:r>
      <w:r w:rsidR="00BF4F65">
        <w:fldChar w:fldCharType="begin"/>
      </w:r>
      <w:r w:rsidR="00BF4F65">
        <w:instrText xml:space="preserve"> REF _Ref199474492 \r \h </w:instrText>
      </w:r>
      <w:r w:rsidR="00BF4F65">
        <w:fldChar w:fldCharType="separate"/>
      </w:r>
      <w:r w:rsidR="00BF4F65">
        <w:t>1</w:t>
      </w:r>
      <w:r w:rsidR="00BF4F65">
        <w:fldChar w:fldCharType="end"/>
      </w:r>
      <w:r w:rsidR="005C193B">
        <w:t>], and the progress achieved on each goal.</w:t>
      </w:r>
      <w:r w:rsidR="00F8648A">
        <w:t xml:space="preserve"> </w:t>
      </w:r>
      <w:r w:rsidR="009A31DC">
        <w:t xml:space="preserve">A snapshot of the project management plan is captured in </w:t>
      </w:r>
      <w:r w:rsidR="009A31DC">
        <w:fldChar w:fldCharType="begin"/>
      </w:r>
      <w:r w:rsidR="009A31DC">
        <w:instrText xml:space="preserve"> REF _Ref199574020 \n \h </w:instrText>
      </w:r>
      <w:r w:rsidR="009A31DC">
        <w:fldChar w:fldCharType="separate"/>
      </w:r>
      <w:r w:rsidR="009A31DC">
        <w:t>Appendix A</w:t>
      </w:r>
      <w:r w:rsidR="009A31DC">
        <w:fldChar w:fldCharType="end"/>
      </w:r>
      <w:r w:rsidR="009A31DC">
        <w:t>.</w:t>
      </w:r>
      <w:r w:rsidR="00402E7B">
        <w:t xml:space="preserve"> </w:t>
      </w:r>
      <w:r w:rsidR="00F8648A">
        <w:t>More details can be found on the OSG Twiki [</w:t>
      </w:r>
      <w:r w:rsidR="00F8648A">
        <w:fldChar w:fldCharType="begin"/>
      </w:r>
      <w:r w:rsidR="00F8648A">
        <w:instrText xml:space="preserve"> REF _Ref199474677 \r \h </w:instrText>
      </w:r>
      <w:r w:rsidR="00F8648A">
        <w:fldChar w:fldCharType="separate"/>
      </w:r>
      <w:r w:rsidR="00F8648A">
        <w:t>2</w:t>
      </w:r>
      <w:r w:rsidR="00F8648A">
        <w:fldChar w:fldCharType="end"/>
      </w:r>
      <w:r w:rsidR="00F8648A">
        <w:t>].</w:t>
      </w:r>
    </w:p>
    <w:p w14:paraId="20BF2F47" w14:textId="77777777" w:rsidR="00D23E0D" w:rsidRDefault="00D23E0D" w:rsidP="00973A77">
      <w:pPr>
        <w:pStyle w:val="ListParagraph"/>
        <w:numPr>
          <w:ilvl w:val="0"/>
          <w:numId w:val="8"/>
        </w:numPr>
      </w:pPr>
      <w:r>
        <w:t>Develop a technical plan, timeline with milestones, and acceptance test plan for development, deployment and transition to stable operations of the OSG CA front-end web service and supported clients (e.g. certificate require scripts). This plan must be written and approved by the OSG Software Team (Alain Roy and team). This plan needs to take into account:</w:t>
      </w:r>
    </w:p>
    <w:p w14:paraId="618589F6" w14:textId="77777777" w:rsidR="00D23E0D" w:rsidRDefault="00D23E0D" w:rsidP="00973A77">
      <w:pPr>
        <w:pStyle w:val="ListParagraph"/>
        <w:numPr>
          <w:ilvl w:val="1"/>
          <w:numId w:val="8"/>
        </w:numPr>
      </w:pPr>
      <w:r>
        <w:t>OSG’s audit, accounting, and access control requirements.</w:t>
      </w:r>
    </w:p>
    <w:p w14:paraId="5B0A9408" w14:textId="77777777" w:rsidR="00D23E0D" w:rsidRDefault="00D23E0D" w:rsidP="00973A77">
      <w:pPr>
        <w:pStyle w:val="ListParagraph"/>
        <w:numPr>
          <w:ilvl w:val="1"/>
          <w:numId w:val="8"/>
        </w:numPr>
      </w:pPr>
      <w:r>
        <w:t>Acceptance testing should consider Integration TestBed (ITB) of certificate from the new OSG CA.</w:t>
      </w:r>
    </w:p>
    <w:p w14:paraId="3FDDE5CD" w14:textId="77777777" w:rsidR="00D23E0D" w:rsidRDefault="00D23E0D" w:rsidP="00973A77">
      <w:pPr>
        <w:pStyle w:val="ListParagraph"/>
        <w:numPr>
          <w:ilvl w:val="1"/>
          <w:numId w:val="8"/>
        </w:numPr>
      </w:pPr>
      <w:r>
        <w:t>What client software needs to be modified, who will do it, and what support they need.</w:t>
      </w:r>
    </w:p>
    <w:p w14:paraId="3835B4DB" w14:textId="664FF83C" w:rsidR="005C193B" w:rsidRDefault="00EC535E" w:rsidP="005C193B">
      <w:pPr>
        <w:ind w:left="720"/>
      </w:pPr>
      <w:r>
        <w:rPr>
          <w:u w:val="single"/>
        </w:rPr>
        <w:t>Completed</w:t>
      </w:r>
      <w:r w:rsidR="005C193B">
        <w:t>:</w:t>
      </w:r>
      <w:ins w:id="3" w:author="Von Welch" w:date="2012-06-11T13:35:00Z">
        <w:r w:rsidR="00B4476E">
          <w:t xml:space="preserve"> In summary, the OSG Info</w:t>
        </w:r>
        <w:r w:rsidR="00D84C18">
          <w:t xml:space="preserve">rmation Management (OIM) system will be extended to act as the CA front-end. The interface is been kept as </w:t>
        </w:r>
        <w:r w:rsidR="00D84C18">
          <w:lastRenderedPageBreak/>
          <w:t>similar to the DOE Grids PKI interface as possible, with the only substantial change being the shift of key generation from being in the user</w:t>
        </w:r>
      </w:ins>
      <w:ins w:id="4" w:author="Von Welch" w:date="2012-06-11T13:36:00Z">
        <w:r w:rsidR="00D84C18">
          <w:t>’s web browser to the server to improve usability (see “</w:t>
        </w:r>
        <w:r w:rsidR="00D84C18" w:rsidRPr="00EC535E">
          <w:t>OSG PKI key generation changes</w:t>
        </w:r>
        <w:r w:rsidR="00D84C18">
          <w:t>” document for details).</w:t>
        </w:r>
      </w:ins>
    </w:p>
    <w:p w14:paraId="61F91060" w14:textId="54BB07F1" w:rsidR="005C193B" w:rsidRDefault="009344B5" w:rsidP="00973A77">
      <w:pPr>
        <w:pStyle w:val="ListParagraph"/>
        <w:numPr>
          <w:ilvl w:val="2"/>
          <w:numId w:val="8"/>
        </w:numPr>
      </w:pPr>
      <w:r>
        <w:t>OSG PKI System Design</w:t>
      </w:r>
    </w:p>
    <w:p w14:paraId="1D14535F" w14:textId="6363B421" w:rsidR="00EC535E" w:rsidRPr="005C193B" w:rsidRDefault="009344B5" w:rsidP="00973A77">
      <w:pPr>
        <w:pStyle w:val="ListParagraph"/>
        <w:numPr>
          <w:ilvl w:val="3"/>
          <w:numId w:val="8"/>
        </w:numPr>
      </w:pPr>
      <w:r w:rsidRPr="009344B5">
        <w:t>https://docs.google.com/document/pub?id=1-noGy__JKaXP218k3jxtlbl--iuOUCNarL5vBDbxbSk</w:t>
      </w:r>
    </w:p>
    <w:p w14:paraId="2AF627B1" w14:textId="3C21085A" w:rsidR="005C193B" w:rsidRDefault="005C193B" w:rsidP="00973A77">
      <w:pPr>
        <w:pStyle w:val="ListParagraph"/>
        <w:numPr>
          <w:ilvl w:val="2"/>
          <w:numId w:val="8"/>
        </w:numPr>
      </w:pPr>
      <w:r w:rsidRPr="00EC535E">
        <w:t>OSG PKI key generation changes</w:t>
      </w:r>
      <w:r w:rsidRPr="005C193B">
        <w:t>: D</w:t>
      </w:r>
      <w:r w:rsidR="0045365E">
        <w:t>iscussion of change from in-bro</w:t>
      </w:r>
      <w:r w:rsidRPr="005C193B">
        <w:t>w</w:t>
      </w:r>
      <w:r w:rsidR="0045365E">
        <w:t>s</w:t>
      </w:r>
      <w:r w:rsidRPr="005C193B">
        <w:t xml:space="preserve">er to in-server private key generation. </w:t>
      </w:r>
    </w:p>
    <w:p w14:paraId="196FF5C1" w14:textId="1FD22648" w:rsidR="00EC535E" w:rsidRPr="005C193B" w:rsidRDefault="00CE32D1" w:rsidP="00973A77">
      <w:pPr>
        <w:pStyle w:val="ListParagraph"/>
        <w:numPr>
          <w:ilvl w:val="3"/>
          <w:numId w:val="8"/>
        </w:numPr>
      </w:pPr>
      <w:r w:rsidRPr="00CE32D1">
        <w:t>https://docs.google.com/document/pub?id=1j3EAe4J32SI5VGSCePi3WYzp6PUEFQjc1lJYo3DQt08</w:t>
      </w:r>
    </w:p>
    <w:p w14:paraId="405D6B98" w14:textId="76C3550B" w:rsidR="005C193B" w:rsidRDefault="005C193B" w:rsidP="00973A77">
      <w:pPr>
        <w:pStyle w:val="ListParagraph"/>
        <w:numPr>
          <w:ilvl w:val="2"/>
          <w:numId w:val="8"/>
        </w:numPr>
      </w:pPr>
      <w:r w:rsidRPr="00EC535E">
        <w:t>OSG-PKI-Acceptance-Criteria</w:t>
      </w:r>
      <w:r w:rsidRPr="005C193B">
        <w:t>: Acce</w:t>
      </w:r>
      <w:r>
        <w:t>ptance criteria for new OSG PKI, with contributions from the OSG Software Team</w:t>
      </w:r>
    </w:p>
    <w:p w14:paraId="323F5D04" w14:textId="683B73F1" w:rsidR="00EC535E" w:rsidRDefault="00EC535E" w:rsidP="00973A77">
      <w:pPr>
        <w:pStyle w:val="ListParagraph"/>
        <w:numPr>
          <w:ilvl w:val="3"/>
          <w:numId w:val="8"/>
        </w:numPr>
      </w:pPr>
      <w:r w:rsidRPr="00EC535E">
        <w:t>https://twiki.grid.iu.edu/twiki/pub/Operations/DigiCertPlanningDevAndImplementation/OSG-PKI-Acceptance-Criteria-2.docx</w:t>
      </w:r>
    </w:p>
    <w:p w14:paraId="5354D209" w14:textId="24F30A03" w:rsidR="005C193B" w:rsidRDefault="00B67673" w:rsidP="00D84C18">
      <w:pPr>
        <w:ind w:left="720"/>
      </w:pPr>
      <w:r>
        <w:t>A list of outstanding technical issues is being maintained in JIRA:</w:t>
      </w:r>
      <w:r w:rsidR="00A7636E">
        <w:t xml:space="preserve"> </w:t>
      </w:r>
      <w:r w:rsidRPr="00B67673">
        <w:t>https://jira.opensciencegrid.org/browse/OSGPKI</w:t>
      </w:r>
    </w:p>
    <w:p w14:paraId="3EC5BCB8" w14:textId="77777777" w:rsidR="00D23E0D" w:rsidRDefault="00D23E0D" w:rsidP="00973A77">
      <w:pPr>
        <w:pStyle w:val="ListParagraph"/>
        <w:numPr>
          <w:ilvl w:val="0"/>
          <w:numId w:val="8"/>
        </w:numPr>
      </w:pPr>
      <w:r>
        <w:t>Develop a training plan for OSG Registration Authorities and Grid Administrators. This includes an initial one-hour presentation at the OSG All Hands Meeting in March 2012 and the development of a short YouTube video on how to use the front end.</w:t>
      </w:r>
    </w:p>
    <w:p w14:paraId="2AD7C07C" w14:textId="6ACD7666" w:rsidR="00EC535E" w:rsidRDefault="00EC535E" w:rsidP="00EC535E">
      <w:pPr>
        <w:ind w:left="720"/>
      </w:pPr>
      <w:r w:rsidRPr="00EC535E">
        <w:rPr>
          <w:u w:val="single"/>
        </w:rPr>
        <w:t>Completed</w:t>
      </w:r>
      <w:r>
        <w:t xml:space="preserve">: </w:t>
      </w:r>
      <w:r w:rsidR="0096653C">
        <w:t xml:space="preserve">Presentation at AHM meeting was given and training plan is available at </w:t>
      </w:r>
      <w:r w:rsidRPr="00EC535E">
        <w:t>https://opensciencegrid.org/bin/view/Security/DigiCertTrainingPlan</w:t>
      </w:r>
    </w:p>
    <w:p w14:paraId="42E5B11D" w14:textId="77777777" w:rsidR="00D23E0D" w:rsidRDefault="00D23E0D" w:rsidP="00973A77">
      <w:pPr>
        <w:pStyle w:val="ListParagraph"/>
        <w:numPr>
          <w:ilvl w:val="0"/>
          <w:numId w:val="8"/>
        </w:numPr>
      </w:pPr>
      <w:r>
        <w:t>Develop a communications plan for OSG users.</w:t>
      </w:r>
    </w:p>
    <w:p w14:paraId="5C908E8D" w14:textId="20E6587F" w:rsidR="00EC535E" w:rsidRDefault="00EC535E" w:rsidP="00EC535E">
      <w:pPr>
        <w:ind w:left="720"/>
      </w:pPr>
      <w:r w:rsidRPr="00EC535E">
        <w:rPr>
          <w:u w:val="single"/>
        </w:rPr>
        <w:t>Completed</w:t>
      </w:r>
      <w:r>
        <w:t xml:space="preserve">: </w:t>
      </w:r>
    </w:p>
    <w:p w14:paraId="3FDDD4F5" w14:textId="6BE2CFE5" w:rsidR="00EC535E" w:rsidRDefault="00EC535E" w:rsidP="00EC535E">
      <w:pPr>
        <w:ind w:left="720"/>
      </w:pPr>
      <w:r w:rsidRPr="00EC535E">
        <w:t>https://twiki.grid.iu.edu/twiki/pub/Operations/DigiCertPlanningDevAndImplementation/DOE_Grids_-_OSG_PKI_Transition_Communications_Plan_v4.doc</w:t>
      </w:r>
    </w:p>
    <w:p w14:paraId="00C89050" w14:textId="77777777" w:rsidR="00D23E0D" w:rsidRDefault="00D23E0D" w:rsidP="00973A77">
      <w:pPr>
        <w:pStyle w:val="ListParagraph"/>
        <w:numPr>
          <w:ilvl w:val="0"/>
          <w:numId w:val="8"/>
        </w:numPr>
      </w:pPr>
      <w:r>
        <w:t>Develop a plan for how OSG and DigiCert will interact, in terms of technical issues (REST API changes), user support issue resolution, security incidents/alerts and business processes (e.g. change management, reporting and planning).</w:t>
      </w:r>
    </w:p>
    <w:p w14:paraId="4EA58F8B" w14:textId="46F0A919" w:rsidR="00EC535E" w:rsidRDefault="00FB072A" w:rsidP="00EC535E">
      <w:pPr>
        <w:ind w:left="720"/>
      </w:pPr>
      <w:ins w:id="5" w:author="Von Welch" w:date="2012-05-29T11:20:00Z">
        <w:r>
          <w:rPr>
            <w:u w:val="single"/>
          </w:rPr>
          <w:t xml:space="preserve">Underway, not </w:t>
        </w:r>
      </w:ins>
      <w:del w:id="6" w:author="Von Welch" w:date="2012-05-29T11:20:00Z">
        <w:r w:rsidR="00EC535E" w:rsidRPr="00EC535E" w:rsidDel="00FB072A">
          <w:rPr>
            <w:u w:val="single"/>
          </w:rPr>
          <w:delText>Completed</w:delText>
        </w:r>
      </w:del>
      <w:ins w:id="7" w:author="Von Welch" w:date="2012-05-29T11:20:00Z">
        <w:r>
          <w:rPr>
            <w:u w:val="single"/>
          </w:rPr>
          <w:t>c</w:t>
        </w:r>
        <w:r w:rsidRPr="00EC535E">
          <w:rPr>
            <w:u w:val="single"/>
          </w:rPr>
          <w:t>ompleted</w:t>
        </w:r>
      </w:ins>
      <w:r w:rsidR="00EC535E">
        <w:t xml:space="preserve">: </w:t>
      </w:r>
      <w:ins w:id="8" w:author="Von Welch" w:date="2012-05-29T11:26:00Z">
        <w:r w:rsidR="00F30A89">
          <w:t>Cl</w:t>
        </w:r>
      </w:ins>
      <w:ins w:id="9" w:author="Von Welch" w:date="2012-05-29T11:20:00Z">
        <w:r w:rsidR="00F30A89">
          <w:t>arification</w:t>
        </w:r>
        <w:r>
          <w:t xml:space="preserve"> in how OSG will internally handle requests from DigiCert has been called for and will be addressed in the Development Phase. Current draft of the document is at: </w:t>
        </w:r>
      </w:ins>
      <w:r w:rsidR="00EC535E">
        <w:t>https://twiki.grid.iu.edu/twiki/pub/Operations/DigiCertPlanningDevAndImplementation/O</w:t>
      </w:r>
      <w:r w:rsidR="00AF41C8">
        <w:t>SG-DigiCert-Interactions-3.</w:t>
      </w:r>
      <w:r w:rsidR="00EC535E">
        <w:t>docx</w:t>
      </w:r>
    </w:p>
    <w:p w14:paraId="2954FA52" w14:textId="774E7C26" w:rsidR="00D23E0D" w:rsidRDefault="00D23E0D" w:rsidP="00973A77">
      <w:pPr>
        <w:pStyle w:val="ListParagraph"/>
        <w:numPr>
          <w:ilvl w:val="0"/>
          <w:numId w:val="8"/>
        </w:numPr>
      </w:pPr>
      <w:r>
        <w:t>Develop a plan for h</w:t>
      </w:r>
      <w:r w:rsidRPr="00E56F24">
        <w:t>andling the change in user</w:t>
      </w:r>
      <w:r>
        <w:t>’s</w:t>
      </w:r>
      <w:r w:rsidRPr="00E56F24">
        <w:t xml:space="preserve"> distinguished names</w:t>
      </w:r>
      <w:r>
        <w:t xml:space="preserve"> that results from a change in CA</w:t>
      </w:r>
      <w:r w:rsidRPr="00E56F24">
        <w:t>.</w:t>
      </w:r>
    </w:p>
    <w:p w14:paraId="18FDB6AB" w14:textId="20FCFF6C" w:rsidR="00EC535E" w:rsidRDefault="00EC535E" w:rsidP="00EC535E">
      <w:pPr>
        <w:ind w:left="720"/>
      </w:pPr>
      <w:r w:rsidRPr="00EC535E">
        <w:rPr>
          <w:u w:val="single"/>
        </w:rPr>
        <w:t>Completed</w:t>
      </w:r>
      <w:r>
        <w:t xml:space="preserve">: </w:t>
      </w:r>
      <w:r w:rsidRPr="00EC535E">
        <w:t>https://twiki.grid.iu.edu/bin/view/Security/DOEGrids2DigiCertDNTransition</w:t>
      </w:r>
    </w:p>
    <w:p w14:paraId="3C13EA8A" w14:textId="77777777" w:rsidR="00D23E0D" w:rsidRDefault="00D23E0D" w:rsidP="00973A77">
      <w:pPr>
        <w:pStyle w:val="ListParagraph"/>
        <w:numPr>
          <w:ilvl w:val="0"/>
          <w:numId w:val="8"/>
        </w:numPr>
      </w:pPr>
      <w:r>
        <w:t>Understand the impact of the change in CRL lifetime from the DOE Grids PKI (1 month) to DigiCert CA (1 week) will have on the OSG and develop a plan to cope with that change.</w:t>
      </w:r>
    </w:p>
    <w:p w14:paraId="24DF95E6" w14:textId="49D8E52F" w:rsidR="00EC535E" w:rsidRDefault="00EC535E" w:rsidP="00EC535E">
      <w:pPr>
        <w:ind w:left="720"/>
      </w:pPr>
      <w:r w:rsidRPr="00EC535E">
        <w:rPr>
          <w:u w:val="single"/>
        </w:rPr>
        <w:t>Removed as a task</w:t>
      </w:r>
      <w:r>
        <w:t xml:space="preserve">: DigiCert changed their CRL lifetime from one week to 30 days, making it equivalent to the DOE Grids CRL lifetime and removing the need for this task. Significant work was done with regards to this task, and is archived at: </w:t>
      </w:r>
      <w:r w:rsidRPr="00EC535E">
        <w:t>https://twiki.grid.iu.edu/bin/view/Operations/CRLChangeImpact</w:t>
      </w:r>
    </w:p>
    <w:p w14:paraId="631991CD" w14:textId="77777777" w:rsidR="00D23E0D" w:rsidRDefault="00D23E0D" w:rsidP="00973A77">
      <w:pPr>
        <w:pStyle w:val="ListParagraph"/>
        <w:numPr>
          <w:ilvl w:val="0"/>
          <w:numId w:val="8"/>
        </w:numPr>
      </w:pPr>
      <w:r>
        <w:t>Define the administrative operational services (monitoring, alarming) to be developed and deployed for operation of the OSG CA.</w:t>
      </w:r>
    </w:p>
    <w:p w14:paraId="20DD2700" w14:textId="7C456F76" w:rsidR="00EC535E" w:rsidRPr="00E56F24" w:rsidRDefault="00EC535E" w:rsidP="00EC535E">
      <w:pPr>
        <w:ind w:left="720"/>
      </w:pPr>
      <w:r w:rsidRPr="00EC535E">
        <w:rPr>
          <w:u w:val="single"/>
        </w:rPr>
        <w:t>Not completed</w:t>
      </w:r>
      <w:r>
        <w:t>: Due to restrictions on personnel time this task has not been initiated and is scheduled for the first week of June.</w:t>
      </w:r>
    </w:p>
    <w:p w14:paraId="66FB4993" w14:textId="77777777" w:rsidR="00D23E0D" w:rsidRDefault="00D23E0D" w:rsidP="00973A77">
      <w:pPr>
        <w:pStyle w:val="ListParagraph"/>
        <w:numPr>
          <w:ilvl w:val="0"/>
          <w:numId w:val="8"/>
        </w:numPr>
      </w:pPr>
      <w:r>
        <w:t>Document what operational changes will come about from the CA transition and plan for addressing those changes.</w:t>
      </w:r>
    </w:p>
    <w:p w14:paraId="0ED1F1E3" w14:textId="660B0012" w:rsidR="00EC535E" w:rsidRDefault="002873B0" w:rsidP="00EC535E">
      <w:pPr>
        <w:ind w:left="720"/>
      </w:pPr>
      <w:r w:rsidRPr="002873B0">
        <w:rPr>
          <w:u w:val="single"/>
        </w:rPr>
        <w:t>Completed</w:t>
      </w:r>
      <w:r>
        <w:t xml:space="preserve">: </w:t>
      </w:r>
      <w:r w:rsidRPr="002873B0">
        <w:t>https://twiki.grid.iu.edu/bin/view/Operations/OSGPKIOperationalChanges</w:t>
      </w:r>
    </w:p>
    <w:p w14:paraId="51428004" w14:textId="19126694" w:rsidR="00D23E0D" w:rsidRDefault="00D23E0D" w:rsidP="00973A77">
      <w:pPr>
        <w:pStyle w:val="ListParagraph"/>
        <w:numPr>
          <w:ilvl w:val="0"/>
          <w:numId w:val="8"/>
        </w:numPr>
      </w:pPr>
      <w:r>
        <w:t xml:space="preserve">Document what policy and contingency plan changes need to be made and develop a plan for addressing those changes. </w:t>
      </w:r>
    </w:p>
    <w:p w14:paraId="71F5ED5E" w14:textId="1A713396" w:rsidR="00A714CC" w:rsidRDefault="00A714CC" w:rsidP="00A714CC">
      <w:pPr>
        <w:ind w:left="720"/>
      </w:pPr>
      <w:r w:rsidRPr="00A714CC">
        <w:rPr>
          <w:u w:val="single"/>
        </w:rPr>
        <w:t>Underway, not completed</w:t>
      </w:r>
      <w:r>
        <w:t xml:space="preserve">: This task has been initiated and is underway. A separate weekly call has been established to provide increased management oversight of this task. </w:t>
      </w:r>
      <w:ins w:id="10" w:author="Von Welch" w:date="2012-06-06T19:27:00Z">
        <w:r w:rsidR="009C08EB">
          <w:t xml:space="preserve">The responsibility for this task has also been shifted to the OSG Security Officer. </w:t>
        </w:r>
      </w:ins>
      <w:r>
        <w:t>The current version can be found at:</w:t>
      </w:r>
      <w:r>
        <w:br/>
      </w:r>
      <w:r w:rsidRPr="00A714CC">
        <w:t>https://osg-docdb.opensciencegrid.org:440/cgi-bin/ShowDocument?docid=1109</w:t>
      </w:r>
    </w:p>
    <w:p w14:paraId="7F35FDB4" w14:textId="77777777" w:rsidR="00D23E0D" w:rsidRDefault="00D23E0D" w:rsidP="00973A77">
      <w:pPr>
        <w:pStyle w:val="ListParagraph"/>
        <w:numPr>
          <w:ilvl w:val="0"/>
          <w:numId w:val="8"/>
        </w:numPr>
      </w:pPr>
      <w:r>
        <w:t>Develop a transition plan with a list of users (current OSG users and any agreed upon identified DOE Grids user communities) who should be invited to try out the new OSG CA and a timeline for their invitation.</w:t>
      </w:r>
    </w:p>
    <w:p w14:paraId="538E060A" w14:textId="6D904C67" w:rsidR="00A714CC" w:rsidRDefault="00A714CC" w:rsidP="00A714CC">
      <w:pPr>
        <w:ind w:left="720"/>
      </w:pPr>
      <w:r w:rsidRPr="00A714CC">
        <w:rPr>
          <w:u w:val="single"/>
        </w:rPr>
        <w:t>Completed</w:t>
      </w:r>
      <w:r>
        <w:t xml:space="preserve">: </w:t>
      </w:r>
      <w:r w:rsidRPr="00A714CC">
        <w:t>https://twiki.grid.iu.edu/twiki/pub/Operations/DigiCertPlanningDevAndImplementation/OSG-PKI-Transition-Plan-5.docx</w:t>
      </w:r>
    </w:p>
    <w:p w14:paraId="5552E3F1" w14:textId="53D00FAA" w:rsidR="00D23E0D" w:rsidRDefault="00D23E0D" w:rsidP="00973A77">
      <w:pPr>
        <w:pStyle w:val="ListParagraph"/>
        <w:numPr>
          <w:ilvl w:val="0"/>
          <w:numId w:val="8"/>
        </w:numPr>
      </w:pPr>
      <w:r>
        <w:t xml:space="preserve">Document any users of OSG that are currently using the DOE Grids CA whom should be transitioned to another CA, and develop a plan for transitioning those users. </w:t>
      </w:r>
    </w:p>
    <w:p w14:paraId="6FF5DD86" w14:textId="30188EDC" w:rsidR="00A714CC" w:rsidRDefault="00A714CC" w:rsidP="00A714CC">
      <w:pPr>
        <w:ind w:left="720"/>
      </w:pPr>
      <w:r w:rsidRPr="00A714CC">
        <w:rPr>
          <w:u w:val="single"/>
        </w:rPr>
        <w:t>Completed</w:t>
      </w:r>
      <w:r>
        <w:t xml:space="preserve">: </w:t>
      </w:r>
      <w:r w:rsidRPr="00A714CC">
        <w:t>https://twiki.grid.iu.edu/twiki/pub/Operations/DigiCertPlanningDevAndImplementation/OSG-certificate-usage-analysis-3.docx</w:t>
      </w:r>
    </w:p>
    <w:p w14:paraId="67FF70A3" w14:textId="77777777" w:rsidR="00D23E0D" w:rsidRDefault="00D23E0D" w:rsidP="00973A77">
      <w:pPr>
        <w:pStyle w:val="ListParagraph"/>
        <w:numPr>
          <w:ilvl w:val="0"/>
          <w:numId w:val="8"/>
        </w:numPr>
      </w:pPr>
      <w:r>
        <w:t>Develop a project plan for the all these activities. This should include a detailed timeline for the Development, Deployment and Transition phases and the transition to Operations.</w:t>
      </w:r>
    </w:p>
    <w:p w14:paraId="392D5E78" w14:textId="7CCEFE1D" w:rsidR="00A714CC" w:rsidRDefault="00A714CC" w:rsidP="00A714CC">
      <w:pPr>
        <w:ind w:left="720"/>
      </w:pPr>
      <w:r w:rsidRPr="00FC3CB0">
        <w:rPr>
          <w:u w:val="single"/>
        </w:rPr>
        <w:t>Completed</w:t>
      </w:r>
      <w:r>
        <w:t>:</w:t>
      </w:r>
      <w:r w:rsidR="00FC3CB0">
        <w:t xml:space="preserve"> </w:t>
      </w:r>
      <w:r w:rsidR="00FC3CB0" w:rsidRPr="00FC3CB0">
        <w:t>https://twiki.grid.iu.edu/bin/view/Operations/OSGPKIProjectWBS</w:t>
      </w:r>
    </w:p>
    <w:p w14:paraId="4D91001F" w14:textId="77777777" w:rsidR="00D23E0D" w:rsidRDefault="00D23E0D" w:rsidP="00973A77">
      <w:pPr>
        <w:pStyle w:val="ListParagraph"/>
        <w:numPr>
          <w:ilvl w:val="0"/>
          <w:numId w:val="8"/>
        </w:numPr>
      </w:pPr>
      <w:r>
        <w:t>Complete the execution of legal and policy agreements with DigiCert started during the Pilot phase.</w:t>
      </w:r>
    </w:p>
    <w:p w14:paraId="2BF7869D" w14:textId="215EA5DB" w:rsidR="00FC3CB0" w:rsidRDefault="00FC3CB0" w:rsidP="00FC3CB0">
      <w:pPr>
        <w:ind w:left="720"/>
      </w:pPr>
      <w:r w:rsidRPr="00FC3CB0">
        <w:rPr>
          <w:u w:val="single"/>
        </w:rPr>
        <w:t>Not completed, nearing completion</w:t>
      </w:r>
      <w:r>
        <w:t xml:space="preserve">: A version of a contract has been agreed to by OSG project personnel, DigiCert and IU procurement. It is pending input from the OSG Executive Director and then those changes will be reviewed by IU Procurement and DigiCert, and assuming their acceptance, executed. Other agreements can be found at: </w:t>
      </w:r>
      <w:r w:rsidRPr="00FC3CB0">
        <w:t>https://twiki.grid.iu.edu/bin/view/Operations/OSGPKIAgreements</w:t>
      </w:r>
    </w:p>
    <w:p w14:paraId="4EBE761C" w14:textId="470D8C83" w:rsidR="00D23E0D" w:rsidRDefault="00D23E0D" w:rsidP="00973A77">
      <w:pPr>
        <w:pStyle w:val="ListParagraph"/>
        <w:numPr>
          <w:ilvl w:val="0"/>
          <w:numId w:val="8"/>
        </w:numPr>
      </w:pPr>
      <w:r>
        <w:t>Develop a plan for vetting all the current OSG RAs and Grid Admins as RAs for DigiCert.</w:t>
      </w:r>
    </w:p>
    <w:p w14:paraId="6DD46224" w14:textId="0E6811AA" w:rsidR="00FC3CB0" w:rsidRDefault="00FC3CB0" w:rsidP="00FC3CB0">
      <w:pPr>
        <w:ind w:left="720"/>
      </w:pPr>
      <w:r w:rsidRPr="00FC3CB0">
        <w:rPr>
          <w:u w:val="single"/>
        </w:rPr>
        <w:t>Completed</w:t>
      </w:r>
      <w:r>
        <w:t>: This can be found as part of the previously mentioned Transition Plan.</w:t>
      </w:r>
    </w:p>
    <w:p w14:paraId="7BC5E9A2" w14:textId="77777777" w:rsidR="00D23E0D" w:rsidRDefault="00D23E0D" w:rsidP="00973A77">
      <w:pPr>
        <w:pStyle w:val="ListParagraph"/>
        <w:numPr>
          <w:ilvl w:val="0"/>
          <w:numId w:val="8"/>
        </w:numPr>
      </w:pPr>
      <w:r>
        <w:t>Monitor progress on the XSEDE CA and look for opportunities to leverage.</w:t>
      </w:r>
    </w:p>
    <w:p w14:paraId="77E6CEB0" w14:textId="2FF39288" w:rsidR="00D23E0D" w:rsidRPr="00D23E0D" w:rsidRDefault="00FC3CB0" w:rsidP="00FC3CB0">
      <w:pPr>
        <w:ind w:left="720"/>
      </w:pPr>
      <w:r w:rsidRPr="00FC3CB0">
        <w:rPr>
          <w:u w:val="single"/>
        </w:rPr>
        <w:t>Ongoing activity</w:t>
      </w:r>
      <w:r>
        <w:t>: Discussions between XSEDE and OSG CA project staff are ongoing as XSEDE continues to refine their requirements. A meeting at NCSA is scheduled for June 7-8</w:t>
      </w:r>
      <w:r w:rsidRPr="00FC3CB0">
        <w:rPr>
          <w:vertAlign w:val="superscript"/>
        </w:rPr>
        <w:t>th</w:t>
      </w:r>
      <w:r>
        <w:t xml:space="preserve"> to formally discuss collaboration.</w:t>
      </w:r>
    </w:p>
    <w:p w14:paraId="3E1F8366" w14:textId="6A978476" w:rsidR="00E9245A" w:rsidRDefault="00E9245A" w:rsidP="00C61097">
      <w:pPr>
        <w:pStyle w:val="Heading1"/>
      </w:pPr>
      <w:r>
        <w:t>Additional Accomplishments</w:t>
      </w:r>
    </w:p>
    <w:p w14:paraId="5A00C522" w14:textId="6CD0861C" w:rsidR="00E9245A" w:rsidRDefault="00E9245A" w:rsidP="00765CBC">
      <w:pPr>
        <w:pStyle w:val="ListParagraph"/>
        <w:numPr>
          <w:ilvl w:val="0"/>
          <w:numId w:val="10"/>
        </w:numPr>
      </w:pPr>
      <w:r>
        <w:t xml:space="preserve">OSG PKI Use Policy: </w:t>
      </w:r>
      <w:r w:rsidRPr="00E9245A">
        <w:t>https://twiki.grid.iu.edu/twiki/pub/Operations/DigiCertPlanningDevAndImplementation/OSG-PKI-Use-Policy-1.docx</w:t>
      </w:r>
    </w:p>
    <w:p w14:paraId="5D7878CB" w14:textId="5E6B9405" w:rsidR="00F30A89" w:rsidRDefault="00F30A89" w:rsidP="00C61097">
      <w:pPr>
        <w:pStyle w:val="Heading1"/>
        <w:rPr>
          <w:ins w:id="11" w:author="Von Welch" w:date="2012-05-29T11:28:00Z"/>
        </w:rPr>
      </w:pPr>
      <w:ins w:id="12" w:author="Von Welch" w:date="2012-05-29T11:28:00Z">
        <w:r>
          <w:t xml:space="preserve">Tasks to be carried over to </w:t>
        </w:r>
      </w:ins>
      <w:ins w:id="13" w:author="Von Welch" w:date="2012-05-29T11:30:00Z">
        <w:r>
          <w:t xml:space="preserve">the </w:t>
        </w:r>
      </w:ins>
      <w:ins w:id="14" w:author="Von Welch" w:date="2012-05-29T11:28:00Z">
        <w:r>
          <w:t>Development</w:t>
        </w:r>
      </w:ins>
      <w:ins w:id="15" w:author="Von Welch" w:date="2012-05-29T11:30:00Z">
        <w:r>
          <w:t xml:space="preserve"> Phase</w:t>
        </w:r>
      </w:ins>
    </w:p>
    <w:p w14:paraId="51F840D9" w14:textId="77777777" w:rsidR="00F30A89" w:rsidRDefault="00F30A89" w:rsidP="00F30A89">
      <w:pPr>
        <w:pStyle w:val="ListParagraph"/>
        <w:numPr>
          <w:ilvl w:val="0"/>
          <w:numId w:val="11"/>
        </w:numPr>
        <w:rPr>
          <w:ins w:id="16" w:author="Von Welch" w:date="2012-05-29T11:29:00Z"/>
        </w:rPr>
      </w:pPr>
      <w:ins w:id="17" w:author="Von Welch" w:date="2012-05-29T11:29:00Z">
        <w:r>
          <w:t>Monitor progress on the XSEDE CA and look for opportunities to leverage.</w:t>
        </w:r>
      </w:ins>
    </w:p>
    <w:p w14:paraId="4140775A" w14:textId="77777777" w:rsidR="00F30A89" w:rsidRDefault="00F30A89" w:rsidP="00F30A89">
      <w:pPr>
        <w:pStyle w:val="ListParagraph"/>
        <w:numPr>
          <w:ilvl w:val="0"/>
          <w:numId w:val="11"/>
        </w:numPr>
        <w:rPr>
          <w:ins w:id="18" w:author="Von Welch" w:date="2012-05-29T11:29:00Z"/>
        </w:rPr>
      </w:pPr>
      <w:ins w:id="19" w:author="Von Welch" w:date="2012-05-29T11:29:00Z">
        <w:r>
          <w:t>Complete the execution of legal and policy agreements with DigiCert started during the Pilot phase.</w:t>
        </w:r>
      </w:ins>
    </w:p>
    <w:p w14:paraId="266D1161" w14:textId="344AF9D2" w:rsidR="00F30A89" w:rsidRDefault="00F30A89" w:rsidP="00F30A89">
      <w:pPr>
        <w:pStyle w:val="ListParagraph"/>
        <w:numPr>
          <w:ilvl w:val="0"/>
          <w:numId w:val="11"/>
        </w:numPr>
        <w:rPr>
          <w:ins w:id="20" w:author="Von Welch" w:date="2012-05-29T11:29:00Z"/>
        </w:rPr>
      </w:pPr>
      <w:ins w:id="21" w:author="Von Welch" w:date="2012-05-29T11:29:00Z">
        <w:r>
          <w:t>Develop a plan for how OSG and DigiCert will interact.</w:t>
        </w:r>
      </w:ins>
    </w:p>
    <w:p w14:paraId="3B5ECED9" w14:textId="77777777" w:rsidR="00F30A89" w:rsidRDefault="00F30A89" w:rsidP="00F30A89">
      <w:pPr>
        <w:pStyle w:val="ListParagraph"/>
        <w:numPr>
          <w:ilvl w:val="0"/>
          <w:numId w:val="11"/>
        </w:numPr>
        <w:rPr>
          <w:ins w:id="22" w:author="Von Welch" w:date="2012-05-29T11:29:00Z"/>
        </w:rPr>
      </w:pPr>
      <w:ins w:id="23" w:author="Von Welch" w:date="2012-05-29T11:29:00Z">
        <w:r>
          <w:t>Define the administrative operational services (monitoring, alarming) to be developed and deployed for operation of the OSG CA.</w:t>
        </w:r>
      </w:ins>
    </w:p>
    <w:p w14:paraId="0135DD87" w14:textId="77777777" w:rsidR="00F30A89" w:rsidRDefault="00F30A89" w:rsidP="00F30A89">
      <w:pPr>
        <w:pStyle w:val="ListParagraph"/>
        <w:numPr>
          <w:ilvl w:val="0"/>
          <w:numId w:val="11"/>
        </w:numPr>
        <w:rPr>
          <w:ins w:id="24" w:author="Von Welch" w:date="2012-06-11T13:37:00Z"/>
        </w:rPr>
      </w:pPr>
      <w:ins w:id="25" w:author="Von Welch" w:date="2012-05-29T11:30:00Z">
        <w:r>
          <w:t xml:space="preserve">Document what policy and contingency plan changes need to be made and develop a plan for addressing those changes. </w:t>
        </w:r>
      </w:ins>
    </w:p>
    <w:p w14:paraId="0A6A8929" w14:textId="52248FB9" w:rsidR="00D84C18" w:rsidRDefault="00D84C18" w:rsidP="00F30A89">
      <w:pPr>
        <w:pStyle w:val="ListParagraph"/>
        <w:numPr>
          <w:ilvl w:val="0"/>
          <w:numId w:val="11"/>
        </w:numPr>
        <w:rPr>
          <w:ins w:id="26" w:author="Von Welch" w:date="2012-05-29T11:30:00Z"/>
        </w:rPr>
      </w:pPr>
      <w:ins w:id="27" w:author="Von Welch" w:date="2012-06-11T13:37:00Z">
        <w:r>
          <w:t>Complete OSG-DigiCert interactions document with c</w:t>
        </w:r>
        <w:r>
          <w:t>larification in how OSG will internally handle requests from DigiCert has been called for and will be addressed in the Development Phase.</w:t>
        </w:r>
      </w:ins>
    </w:p>
    <w:p w14:paraId="18AAB930" w14:textId="7F924A8C" w:rsidR="009C08EB" w:rsidRDefault="009C08EB" w:rsidP="009C08EB">
      <w:pPr>
        <w:pStyle w:val="Heading1"/>
        <w:rPr>
          <w:ins w:id="28" w:author="Von Welch" w:date="2012-06-06T19:30:00Z"/>
        </w:rPr>
        <w:pPrChange w:id="29" w:author="Von Welch" w:date="2012-06-06T19:32:00Z">
          <w:pPr>
            <w:pStyle w:val="Heading2"/>
          </w:pPr>
        </w:pPrChange>
      </w:pPr>
      <w:ins w:id="30" w:author="Von Welch" w:date="2012-06-06T19:32:00Z">
        <w:r>
          <w:t>Budget/</w:t>
        </w:r>
      </w:ins>
      <w:ins w:id="31" w:author="Von Welch" w:date="2012-06-06T19:34:00Z">
        <w:r w:rsidR="00A1719A">
          <w:t>Personnel</w:t>
        </w:r>
      </w:ins>
      <w:ins w:id="32" w:author="Von Welch" w:date="2012-06-06T19:32:00Z">
        <w:r>
          <w:t xml:space="preserve"> Adjustments</w:t>
        </w:r>
      </w:ins>
    </w:p>
    <w:p w14:paraId="55DC0C6D" w14:textId="4D8D3AFF" w:rsidR="009C08EB" w:rsidRDefault="009C08EB" w:rsidP="009C08EB">
      <w:pPr>
        <w:rPr>
          <w:ins w:id="33" w:author="Von Welch" w:date="2012-06-06T19:34:00Z"/>
        </w:rPr>
        <w:pPrChange w:id="34" w:author="Von Welch" w:date="2012-06-06T19:30:00Z">
          <w:pPr>
            <w:pStyle w:val="Heading2"/>
          </w:pPr>
        </w:pPrChange>
      </w:pPr>
      <w:ins w:id="35" w:author="Von Welch" w:date="2012-06-06T19:32:00Z">
        <w:r>
          <w:t>Software developm</w:t>
        </w:r>
        <w:r w:rsidR="00A1719A">
          <w:t>ent seems to be proceeding well despite Jeremy’s Fischer planned departure from the project to another position at IU at the end of June (despite project management</w:t>
        </w:r>
      </w:ins>
      <w:ins w:id="36" w:author="Von Welch" w:date="2012-06-06T19:33:00Z">
        <w:r w:rsidR="00A1719A">
          <w:t xml:space="preserve">’s efforts, he accepted another position). He is responsible for client side software and will have that complete to a large extent before he departs. A replacement developer is in the process of being sought to </w:t>
        </w:r>
      </w:ins>
      <w:ins w:id="37" w:author="Von Welch" w:date="2012-06-06T19:34:00Z">
        <w:r w:rsidR="00A1719A">
          <w:t>replace</w:t>
        </w:r>
      </w:ins>
      <w:ins w:id="38" w:author="Von Welch" w:date="2012-06-06T19:33:00Z">
        <w:r w:rsidR="00A1719A">
          <w:t xml:space="preserve"> </w:t>
        </w:r>
      </w:ins>
      <w:ins w:id="39" w:author="Von Welch" w:date="2012-06-06T19:34:00Z">
        <w:r w:rsidR="00A1719A">
          <w:t>him.</w:t>
        </w:r>
      </w:ins>
    </w:p>
    <w:p w14:paraId="0845F786" w14:textId="6F1FB3FA" w:rsidR="009C08EB" w:rsidRDefault="00A1719A" w:rsidP="00F30A89">
      <w:pPr>
        <w:rPr>
          <w:ins w:id="40" w:author="Von Welch" w:date="2012-05-29T11:44:00Z"/>
        </w:rPr>
        <w:pPrChange w:id="41" w:author="Von Welch" w:date="2012-05-29T11:28:00Z">
          <w:pPr>
            <w:pStyle w:val="Heading1"/>
          </w:pPr>
        </w:pPrChange>
      </w:pPr>
      <w:ins w:id="42" w:author="Von Welch" w:date="2012-06-06T19:35:00Z">
        <w:r>
          <w:t xml:space="preserve">Project management load was greater than expected during the planning phase due to coordination of a meeting with XSEDE, </w:t>
        </w:r>
      </w:ins>
    </w:p>
    <w:p w14:paraId="3D754A40" w14:textId="2D0322FD" w:rsidR="00D84C18" w:rsidRDefault="00920ACB" w:rsidP="00D84C18">
      <w:pPr>
        <w:pStyle w:val="Heading1"/>
        <w:rPr>
          <w:ins w:id="43" w:author="Von Welch" w:date="2012-06-11T13:38:00Z"/>
        </w:rPr>
      </w:pPr>
      <w:ins w:id="44" w:author="Von Welch" w:date="2012-06-11T13:38:00Z">
        <w:r>
          <w:t xml:space="preserve">Additional </w:t>
        </w:r>
        <w:bookmarkStart w:id="45" w:name="_GoBack"/>
        <w:bookmarkEnd w:id="45"/>
        <w:r w:rsidR="00D84C18">
          <w:t xml:space="preserve">Issues for Consideration by OSG Management </w:t>
        </w:r>
      </w:ins>
    </w:p>
    <w:p w14:paraId="57AE564F" w14:textId="77777777" w:rsidR="00D84C18" w:rsidRPr="00970D43" w:rsidRDefault="00D84C18" w:rsidP="00D84C18">
      <w:pPr>
        <w:pStyle w:val="Heading2"/>
        <w:rPr>
          <w:ins w:id="46" w:author="Von Welch" w:date="2012-06-11T13:38:00Z"/>
        </w:rPr>
      </w:pPr>
      <w:ins w:id="47" w:author="Von Welch" w:date="2012-06-11T13:38:00Z">
        <w:r>
          <w:t>Software Sustainability</w:t>
        </w:r>
      </w:ins>
    </w:p>
    <w:p w14:paraId="56320577" w14:textId="77777777" w:rsidR="00D84C18" w:rsidRDefault="00D84C18" w:rsidP="00D84C18">
      <w:pPr>
        <w:rPr>
          <w:ins w:id="48" w:author="Von Welch" w:date="2012-06-11T13:38:00Z"/>
        </w:rPr>
      </w:pPr>
      <w:ins w:id="49" w:author="Von Welch" w:date="2012-06-11T13:38:00Z">
        <w:r>
          <w:t>Currently there is a single expert in the OIM software that will form the basis for the OSG PKI front-end which leaves OSG with a “bus factor” of one. Related to this, maintenance of the client-side scripts is a previously identified issue with the previous DOE Grids scripts having been unmaintained, so there is no natural owner for the new OSG PKI scripts once development stops.</w:t>
        </w:r>
      </w:ins>
    </w:p>
    <w:p w14:paraId="58088E3B" w14:textId="77777777" w:rsidR="00D84C18" w:rsidRDefault="00D84C18" w:rsidP="00D84C18">
      <w:pPr>
        <w:rPr>
          <w:ins w:id="50" w:author="Von Welch" w:date="2012-06-11T13:38:00Z"/>
        </w:rPr>
      </w:pPr>
      <w:ins w:id="51" w:author="Von Welch" w:date="2012-06-11T13:38:00Z">
        <w:r>
          <w:t>In order to ensure sustainability, it is requested that OSG Management consider this issue when addressing maintenance of the OSG PKI software by ensuring a second software developer (or fraction there of) is brought onto the OSG project.</w:t>
        </w:r>
      </w:ins>
    </w:p>
    <w:p w14:paraId="72569D12" w14:textId="77777777" w:rsidR="009C08EB" w:rsidRPr="00F30A89" w:rsidRDefault="009C08EB" w:rsidP="00F30A89">
      <w:pPr>
        <w:rPr>
          <w:ins w:id="52" w:author="Von Welch" w:date="2012-05-29T11:28:00Z"/>
        </w:rPr>
        <w:pPrChange w:id="53" w:author="Von Welch" w:date="2012-05-29T11:28:00Z">
          <w:pPr>
            <w:pStyle w:val="Heading1"/>
          </w:pPr>
        </w:pPrChange>
      </w:pPr>
    </w:p>
    <w:p w14:paraId="59CDAE41" w14:textId="77777777" w:rsidR="00C61097" w:rsidRDefault="00C61097" w:rsidP="00C61097">
      <w:pPr>
        <w:pStyle w:val="Heading1"/>
      </w:pPr>
      <w:r>
        <w:t>References</w:t>
      </w:r>
      <w:bookmarkEnd w:id="2"/>
    </w:p>
    <w:p w14:paraId="4A4C1453" w14:textId="4011907F" w:rsidR="00634B90" w:rsidRDefault="0085066D" w:rsidP="00401011">
      <w:pPr>
        <w:pStyle w:val="ListParagraph"/>
        <w:numPr>
          <w:ilvl w:val="0"/>
          <w:numId w:val="4"/>
        </w:numPr>
      </w:pPr>
      <w:bookmarkStart w:id="54" w:name="_Ref199474492"/>
      <w:r>
        <w:t>Von Welch. OSG Certificate Authority Implementation Plan. March 6</w:t>
      </w:r>
      <w:r w:rsidRPr="0085066D">
        <w:rPr>
          <w:vertAlign w:val="superscript"/>
        </w:rPr>
        <w:t>th</w:t>
      </w:r>
      <w:r>
        <w:t xml:space="preserve">, 2012. </w:t>
      </w:r>
      <w:r w:rsidR="00394F8B" w:rsidRPr="00394F8B">
        <w:t>https://twiki.grid.iu.edu/twiki/pub/Operations/DigiCertPlanningDevAndImplementation/OSG_CA_Implementation_Plan-4.pdf</w:t>
      </w:r>
      <w:bookmarkEnd w:id="54"/>
    </w:p>
    <w:p w14:paraId="05608E1B" w14:textId="477F29EF" w:rsidR="00614BC3" w:rsidRDefault="00614BC3" w:rsidP="00616943">
      <w:pPr>
        <w:pStyle w:val="ListParagraph"/>
        <w:numPr>
          <w:ilvl w:val="0"/>
          <w:numId w:val="4"/>
        </w:numPr>
      </w:pPr>
      <w:bookmarkStart w:id="55" w:name="_Ref199474677"/>
      <w:r w:rsidRPr="00614BC3">
        <w:t>OSG PKI Planning, Development, and Implementation</w:t>
      </w:r>
      <w:r>
        <w:t xml:space="preserve">. </w:t>
      </w:r>
      <w:r w:rsidRPr="00614BC3">
        <w:t xml:space="preserve"> https://twiki.grid.iu.edu/bin/view/Operations/DigiCertPlanningDevAndImplementation</w:t>
      </w:r>
      <w:bookmarkEnd w:id="55"/>
    </w:p>
    <w:p w14:paraId="2CEBB92F" w14:textId="77777777" w:rsidR="00821818" w:rsidRDefault="00821818" w:rsidP="00BF4F65">
      <w:pPr>
        <w:pStyle w:val="Heading7"/>
        <w:numPr>
          <w:ilvl w:val="0"/>
          <w:numId w:val="0"/>
        </w:numPr>
        <w:sectPr w:rsidR="00821818" w:rsidSect="00136F82">
          <w:footerReference w:type="default" r:id="rId8"/>
          <w:pgSz w:w="12240" w:h="15840"/>
          <w:pgMar w:top="1440" w:right="1800" w:bottom="1440" w:left="1800" w:header="720" w:footer="720" w:gutter="0"/>
          <w:cols w:space="720"/>
          <w:docGrid w:linePitch="360"/>
        </w:sectPr>
      </w:pPr>
    </w:p>
    <w:p w14:paraId="027CEF87" w14:textId="1C522F9E" w:rsidR="00616943" w:rsidRDefault="00821818" w:rsidP="00821818">
      <w:pPr>
        <w:pStyle w:val="Heading7"/>
      </w:pPr>
      <w:bookmarkStart w:id="56" w:name="_Ref199574020"/>
      <w:r>
        <w:t>Project Management Report</w:t>
      </w:r>
      <w:bookmarkEnd w:id="56"/>
    </w:p>
    <w:p w14:paraId="35B7BC8A" w14:textId="17F98F27" w:rsidR="00821818" w:rsidRPr="00821818" w:rsidRDefault="00821818" w:rsidP="00821818">
      <w:r>
        <w:rPr>
          <w:noProof/>
        </w:rPr>
        <w:drawing>
          <wp:anchor distT="0" distB="0" distL="114300" distR="114300" simplePos="0" relativeHeight="251658240" behindDoc="0" locked="0" layoutInCell="1" allowOverlap="1" wp14:anchorId="233F3C94" wp14:editId="30C33FA7">
            <wp:simplePos x="0" y="0"/>
            <wp:positionH relativeFrom="column">
              <wp:posOffset>-1864995</wp:posOffset>
            </wp:positionH>
            <wp:positionV relativeFrom="paragraph">
              <wp:posOffset>1408430</wp:posOffset>
            </wp:positionV>
            <wp:extent cx="8302625" cy="5485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G_PKI_Project_v0.1-May25.pdf"/>
                    <pic:cNvPicPr/>
                  </pic:nvPicPr>
                  <pic:blipFill rotWithShape="1">
                    <a:blip r:embed="rId9">
                      <a:extLst>
                        <a:ext uri="{28A0092B-C50C-407E-A947-70E740481C1C}">
                          <a14:useLocalDpi xmlns:a14="http://schemas.microsoft.com/office/drawing/2010/main" val="0"/>
                        </a:ext>
                      </a:extLst>
                    </a:blip>
                    <a:srcRect l="5555" t="10486" r="6250" b="29598"/>
                    <a:stretch/>
                  </pic:blipFill>
                  <pic:spPr bwMode="auto">
                    <a:xfrm rot="16200000">
                      <a:off x="0" y="0"/>
                      <a:ext cx="8302625" cy="54857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sectPr w:rsidR="00821818" w:rsidRPr="00821818" w:rsidSect="00136F8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BB918D" w14:textId="77777777" w:rsidR="00B4476E" w:rsidRDefault="00B4476E" w:rsidP="00812D38">
      <w:r>
        <w:separator/>
      </w:r>
    </w:p>
  </w:endnote>
  <w:endnote w:type="continuationSeparator" w:id="0">
    <w:p w14:paraId="3BF30DB9" w14:textId="77777777" w:rsidR="00B4476E" w:rsidRDefault="00B4476E" w:rsidP="00812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9787B" w14:textId="77777777" w:rsidR="00B4476E" w:rsidRDefault="00B4476E" w:rsidP="00082B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20ACB">
      <w:rPr>
        <w:rStyle w:val="PageNumber"/>
        <w:noProof/>
      </w:rPr>
      <w:t>5</w:t>
    </w:r>
    <w:r>
      <w:rPr>
        <w:rStyle w:val="PageNumber"/>
      </w:rPr>
      <w:fldChar w:fldCharType="end"/>
    </w:r>
  </w:p>
  <w:p w14:paraId="1E7CCC32" w14:textId="77777777" w:rsidR="00B4476E" w:rsidRDefault="00B4476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DA01B" w14:textId="77777777" w:rsidR="00B4476E" w:rsidRDefault="00B4476E" w:rsidP="00812D38">
      <w:r>
        <w:separator/>
      </w:r>
    </w:p>
  </w:footnote>
  <w:footnote w:type="continuationSeparator" w:id="0">
    <w:p w14:paraId="386EC82D" w14:textId="77777777" w:rsidR="00B4476E" w:rsidRDefault="00B4476E" w:rsidP="00812D3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2715C"/>
    <w:multiLevelType w:val="multilevel"/>
    <w:tmpl w:val="F978FB2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0" w:firstLine="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538484F"/>
    <w:multiLevelType w:val="hybridMultilevel"/>
    <w:tmpl w:val="AAECC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C65CCE"/>
    <w:multiLevelType w:val="multilevel"/>
    <w:tmpl w:val="0382E9A6"/>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1AA1DFF"/>
    <w:multiLevelType w:val="multilevel"/>
    <w:tmpl w:val="93FA70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64E2DD9"/>
    <w:multiLevelType w:val="hybridMultilevel"/>
    <w:tmpl w:val="16FAB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556065"/>
    <w:multiLevelType w:val="hybridMultilevel"/>
    <w:tmpl w:val="0382E9A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D91FED"/>
    <w:multiLevelType w:val="hybridMultilevel"/>
    <w:tmpl w:val="0382E9A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DC1949"/>
    <w:multiLevelType w:val="hybridMultilevel"/>
    <w:tmpl w:val="0382E9A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DA1276"/>
    <w:multiLevelType w:val="multilevel"/>
    <w:tmpl w:val="6C044B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8283BE6"/>
    <w:multiLevelType w:val="multilevel"/>
    <w:tmpl w:val="6C044B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suff w:val="space"/>
      <w:lvlText w:val="Appendix %7"/>
      <w:lvlJc w:val="left"/>
      <w:pPr>
        <w:ind w:left="0" w:firstLine="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67B378B5"/>
    <w:multiLevelType w:val="hybridMultilevel"/>
    <w:tmpl w:val="A3801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7207BD"/>
    <w:multiLevelType w:val="hybridMultilevel"/>
    <w:tmpl w:val="0498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0"/>
  </w:num>
  <w:num w:numId="4">
    <w:abstractNumId w:val="4"/>
  </w:num>
  <w:num w:numId="5">
    <w:abstractNumId w:val="11"/>
  </w:num>
  <w:num w:numId="6">
    <w:abstractNumId w:val="10"/>
  </w:num>
  <w:num w:numId="7">
    <w:abstractNumId w:val="9"/>
  </w:num>
  <w:num w:numId="8">
    <w:abstractNumId w:val="5"/>
  </w:num>
  <w:num w:numId="9">
    <w:abstractNumId w:val="2"/>
  </w:num>
  <w:num w:numId="10">
    <w:abstractNumId w:val="1"/>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5482"/>
    <w:rsid w:val="00082B91"/>
    <w:rsid w:val="000A60D3"/>
    <w:rsid w:val="00136F82"/>
    <w:rsid w:val="001E2ECB"/>
    <w:rsid w:val="001F25E5"/>
    <w:rsid w:val="002873B0"/>
    <w:rsid w:val="00380032"/>
    <w:rsid w:val="00390CDB"/>
    <w:rsid w:val="00394F8B"/>
    <w:rsid w:val="00401011"/>
    <w:rsid w:val="00402E7B"/>
    <w:rsid w:val="00427A9D"/>
    <w:rsid w:val="004345AC"/>
    <w:rsid w:val="0045365E"/>
    <w:rsid w:val="0047527A"/>
    <w:rsid w:val="004B6532"/>
    <w:rsid w:val="004E302B"/>
    <w:rsid w:val="005069D7"/>
    <w:rsid w:val="00512541"/>
    <w:rsid w:val="005C193B"/>
    <w:rsid w:val="005E15D0"/>
    <w:rsid w:val="005E7F18"/>
    <w:rsid w:val="006106C0"/>
    <w:rsid w:val="00614BC3"/>
    <w:rsid w:val="00616943"/>
    <w:rsid w:val="00634B90"/>
    <w:rsid w:val="006F5323"/>
    <w:rsid w:val="00715D2D"/>
    <w:rsid w:val="00765CBC"/>
    <w:rsid w:val="0077717E"/>
    <w:rsid w:val="00785439"/>
    <w:rsid w:val="007B081D"/>
    <w:rsid w:val="007D4008"/>
    <w:rsid w:val="00812D38"/>
    <w:rsid w:val="00821818"/>
    <w:rsid w:val="0085066D"/>
    <w:rsid w:val="00854CD3"/>
    <w:rsid w:val="008F4DCA"/>
    <w:rsid w:val="009048D6"/>
    <w:rsid w:val="00920ACB"/>
    <w:rsid w:val="009344B5"/>
    <w:rsid w:val="0096653C"/>
    <w:rsid w:val="00970D43"/>
    <w:rsid w:val="00973A77"/>
    <w:rsid w:val="009A31DC"/>
    <w:rsid w:val="009C08EB"/>
    <w:rsid w:val="009C320F"/>
    <w:rsid w:val="009D683A"/>
    <w:rsid w:val="00A1719A"/>
    <w:rsid w:val="00A43E53"/>
    <w:rsid w:val="00A714CC"/>
    <w:rsid w:val="00A7636E"/>
    <w:rsid w:val="00A87B56"/>
    <w:rsid w:val="00AF41C8"/>
    <w:rsid w:val="00B4476E"/>
    <w:rsid w:val="00B67673"/>
    <w:rsid w:val="00B8082E"/>
    <w:rsid w:val="00BF4F65"/>
    <w:rsid w:val="00C54462"/>
    <w:rsid w:val="00C61097"/>
    <w:rsid w:val="00C97DF4"/>
    <w:rsid w:val="00CD5482"/>
    <w:rsid w:val="00CE32D1"/>
    <w:rsid w:val="00D06086"/>
    <w:rsid w:val="00D23E0D"/>
    <w:rsid w:val="00D57868"/>
    <w:rsid w:val="00D84C18"/>
    <w:rsid w:val="00D95EAC"/>
    <w:rsid w:val="00DD430B"/>
    <w:rsid w:val="00DF3C1D"/>
    <w:rsid w:val="00E574F2"/>
    <w:rsid w:val="00E9245A"/>
    <w:rsid w:val="00EA3C91"/>
    <w:rsid w:val="00EC535E"/>
    <w:rsid w:val="00F00641"/>
    <w:rsid w:val="00F256A7"/>
    <w:rsid w:val="00F30A89"/>
    <w:rsid w:val="00F8648A"/>
    <w:rsid w:val="00F954FF"/>
    <w:rsid w:val="00FB072A"/>
    <w:rsid w:val="00FC3CB0"/>
    <w:rsid w:val="00FE23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99E1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02B"/>
    <w:pPr>
      <w:spacing w:after="120"/>
    </w:pPr>
  </w:style>
  <w:style w:type="paragraph" w:styleId="Heading1">
    <w:name w:val="heading 1"/>
    <w:basedOn w:val="Normal"/>
    <w:next w:val="Normal"/>
    <w:link w:val="Heading1Char"/>
    <w:uiPriority w:val="9"/>
    <w:qFormat/>
    <w:rsid w:val="00A87B56"/>
    <w:pPr>
      <w:keepNext/>
      <w:keepLines/>
      <w:numPr>
        <w:numId w:val="1"/>
      </w:numPr>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6106C0"/>
    <w:pPr>
      <w:keepNext/>
      <w:keepLines/>
      <w:numPr>
        <w:ilvl w:val="1"/>
        <w:numId w:val="1"/>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106C0"/>
    <w:pPr>
      <w:keepNext/>
      <w:keepLines/>
      <w:numPr>
        <w:ilvl w:val="2"/>
        <w:numId w:val="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B653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B653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B653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Appendix Heading"/>
    <w:basedOn w:val="Normal"/>
    <w:next w:val="Normal"/>
    <w:link w:val="Heading7Char"/>
    <w:uiPriority w:val="9"/>
    <w:unhideWhenUsed/>
    <w:qFormat/>
    <w:rsid w:val="00A87B56"/>
    <w:pPr>
      <w:keepNext/>
      <w:keepLines/>
      <w:numPr>
        <w:ilvl w:val="6"/>
        <w:numId w:val="1"/>
      </w:numPr>
      <w:spacing w:before="200"/>
      <w:outlineLvl w:val="6"/>
    </w:pPr>
    <w:rPr>
      <w:rFonts w:asciiTheme="majorHAnsi" w:eastAsiaTheme="majorEastAsia" w:hAnsiTheme="majorHAnsi" w:cstheme="majorBidi"/>
      <w:b/>
      <w:bCs/>
      <w:sz w:val="32"/>
      <w:szCs w:val="32"/>
    </w:rPr>
  </w:style>
  <w:style w:type="paragraph" w:styleId="Heading8">
    <w:name w:val="heading 8"/>
    <w:basedOn w:val="Normal"/>
    <w:next w:val="Normal"/>
    <w:link w:val="Heading8Char"/>
    <w:uiPriority w:val="9"/>
    <w:semiHidden/>
    <w:unhideWhenUsed/>
    <w:qFormat/>
    <w:rsid w:val="004B653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653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616943"/>
    <w:pPr>
      <w:spacing w:before="240"/>
    </w:pPr>
    <w:rPr>
      <w:b/>
      <w:caps/>
      <w:sz w:val="22"/>
      <w:szCs w:val="22"/>
      <w:u w:val="single"/>
    </w:rPr>
  </w:style>
  <w:style w:type="paragraph" w:styleId="TOC2">
    <w:name w:val="toc 2"/>
    <w:basedOn w:val="Normal"/>
    <w:next w:val="Normal"/>
    <w:autoRedefine/>
    <w:uiPriority w:val="39"/>
    <w:unhideWhenUsed/>
    <w:rsid w:val="00616943"/>
    <w:rPr>
      <w:b/>
      <w:smallCaps/>
      <w:sz w:val="22"/>
      <w:szCs w:val="22"/>
    </w:rPr>
  </w:style>
  <w:style w:type="paragraph" w:styleId="TOC3">
    <w:name w:val="toc 3"/>
    <w:basedOn w:val="Normal"/>
    <w:next w:val="Normal"/>
    <w:autoRedefine/>
    <w:uiPriority w:val="39"/>
    <w:unhideWhenUsed/>
    <w:rsid w:val="00616943"/>
    <w:rPr>
      <w:smallCaps/>
      <w:sz w:val="22"/>
      <w:szCs w:val="22"/>
    </w:rPr>
  </w:style>
  <w:style w:type="paragraph" w:styleId="TOC4">
    <w:name w:val="toc 4"/>
    <w:basedOn w:val="Normal"/>
    <w:next w:val="Normal"/>
    <w:autoRedefine/>
    <w:uiPriority w:val="39"/>
    <w:unhideWhenUsed/>
    <w:rsid w:val="00616943"/>
    <w:rPr>
      <w:sz w:val="22"/>
      <w:szCs w:val="22"/>
    </w:rPr>
  </w:style>
  <w:style w:type="paragraph" w:styleId="TOC5">
    <w:name w:val="toc 5"/>
    <w:basedOn w:val="Normal"/>
    <w:next w:val="Normal"/>
    <w:autoRedefine/>
    <w:uiPriority w:val="39"/>
    <w:unhideWhenUsed/>
    <w:rsid w:val="00616943"/>
    <w:rPr>
      <w:sz w:val="22"/>
      <w:szCs w:val="22"/>
    </w:rPr>
  </w:style>
  <w:style w:type="paragraph" w:styleId="TOC6">
    <w:name w:val="toc 6"/>
    <w:basedOn w:val="Normal"/>
    <w:next w:val="Normal"/>
    <w:autoRedefine/>
    <w:uiPriority w:val="39"/>
    <w:unhideWhenUsed/>
    <w:rsid w:val="00616943"/>
    <w:rPr>
      <w:sz w:val="22"/>
      <w:szCs w:val="22"/>
    </w:rPr>
  </w:style>
  <w:style w:type="paragraph" w:styleId="TOC7">
    <w:name w:val="toc 7"/>
    <w:basedOn w:val="Normal"/>
    <w:next w:val="Normal"/>
    <w:autoRedefine/>
    <w:uiPriority w:val="39"/>
    <w:unhideWhenUsed/>
    <w:rsid w:val="00616943"/>
    <w:rPr>
      <w:sz w:val="22"/>
      <w:szCs w:val="22"/>
    </w:rPr>
  </w:style>
  <w:style w:type="paragraph" w:styleId="TOC8">
    <w:name w:val="toc 8"/>
    <w:basedOn w:val="Normal"/>
    <w:next w:val="Normal"/>
    <w:autoRedefine/>
    <w:uiPriority w:val="39"/>
    <w:unhideWhenUsed/>
    <w:rsid w:val="00616943"/>
    <w:rPr>
      <w:sz w:val="22"/>
      <w:szCs w:val="22"/>
    </w:rPr>
  </w:style>
  <w:style w:type="paragraph" w:styleId="TOC9">
    <w:name w:val="toc 9"/>
    <w:basedOn w:val="Normal"/>
    <w:next w:val="Normal"/>
    <w:autoRedefine/>
    <w:uiPriority w:val="39"/>
    <w:unhideWhenUsed/>
    <w:rsid w:val="00616943"/>
    <w:rPr>
      <w:sz w:val="22"/>
      <w:szCs w:val="22"/>
    </w:rPr>
  </w:style>
  <w:style w:type="character" w:customStyle="1" w:styleId="Heading1Char">
    <w:name w:val="Heading 1 Char"/>
    <w:basedOn w:val="DefaultParagraphFont"/>
    <w:link w:val="Heading1"/>
    <w:uiPriority w:val="9"/>
    <w:rsid w:val="00A87B56"/>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6106C0"/>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812D38"/>
    <w:pPr>
      <w:tabs>
        <w:tab w:val="center" w:pos="4320"/>
        <w:tab w:val="right" w:pos="8640"/>
      </w:tabs>
    </w:pPr>
  </w:style>
  <w:style w:type="character" w:customStyle="1" w:styleId="Heading3Char">
    <w:name w:val="Heading 3 Char"/>
    <w:basedOn w:val="DefaultParagraphFont"/>
    <w:link w:val="Heading3"/>
    <w:uiPriority w:val="9"/>
    <w:rsid w:val="006106C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4B65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B65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B6532"/>
    <w:rPr>
      <w:rFonts w:asciiTheme="majorHAnsi" w:eastAsiaTheme="majorEastAsia" w:hAnsiTheme="majorHAnsi" w:cstheme="majorBidi"/>
      <w:i/>
      <w:iCs/>
      <w:color w:val="243F60" w:themeColor="accent1" w:themeShade="7F"/>
    </w:rPr>
  </w:style>
  <w:style w:type="character" w:customStyle="1" w:styleId="Heading7Char">
    <w:name w:val="Heading 7 Char"/>
    <w:aliases w:val="Appendix Heading Char"/>
    <w:basedOn w:val="DefaultParagraphFont"/>
    <w:link w:val="Heading7"/>
    <w:uiPriority w:val="9"/>
    <w:rsid w:val="00A87B56"/>
    <w:rPr>
      <w:rFonts w:asciiTheme="majorHAnsi" w:eastAsiaTheme="majorEastAsia" w:hAnsiTheme="majorHAnsi" w:cstheme="majorBidi"/>
      <w:b/>
      <w:bCs/>
      <w:sz w:val="32"/>
      <w:szCs w:val="32"/>
    </w:rPr>
  </w:style>
  <w:style w:type="character" w:customStyle="1" w:styleId="Heading8Char">
    <w:name w:val="Heading 8 Char"/>
    <w:basedOn w:val="DefaultParagraphFont"/>
    <w:link w:val="Heading8"/>
    <w:uiPriority w:val="9"/>
    <w:semiHidden/>
    <w:rsid w:val="004B65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B6532"/>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rsid w:val="00812D38"/>
  </w:style>
  <w:style w:type="paragraph" w:styleId="Footer">
    <w:name w:val="footer"/>
    <w:basedOn w:val="Normal"/>
    <w:link w:val="FooterChar"/>
    <w:uiPriority w:val="99"/>
    <w:unhideWhenUsed/>
    <w:rsid w:val="00812D38"/>
    <w:pPr>
      <w:tabs>
        <w:tab w:val="center" w:pos="4320"/>
        <w:tab w:val="right" w:pos="8640"/>
      </w:tabs>
    </w:pPr>
  </w:style>
  <w:style w:type="character" w:customStyle="1" w:styleId="FooterChar">
    <w:name w:val="Footer Char"/>
    <w:basedOn w:val="DefaultParagraphFont"/>
    <w:link w:val="Footer"/>
    <w:uiPriority w:val="99"/>
    <w:rsid w:val="00812D38"/>
  </w:style>
  <w:style w:type="character" w:styleId="PageNumber">
    <w:name w:val="page number"/>
    <w:basedOn w:val="DefaultParagraphFont"/>
    <w:uiPriority w:val="99"/>
    <w:semiHidden/>
    <w:unhideWhenUsed/>
    <w:rsid w:val="00812D38"/>
  </w:style>
  <w:style w:type="paragraph" w:styleId="ListParagraph">
    <w:name w:val="List Paragraph"/>
    <w:basedOn w:val="Normal"/>
    <w:uiPriority w:val="34"/>
    <w:qFormat/>
    <w:rsid w:val="00EA3C91"/>
    <w:pPr>
      <w:ind w:left="720"/>
    </w:pPr>
  </w:style>
  <w:style w:type="paragraph" w:styleId="FootnoteText">
    <w:name w:val="footnote text"/>
    <w:basedOn w:val="Normal"/>
    <w:link w:val="FootnoteTextChar"/>
    <w:uiPriority w:val="99"/>
    <w:unhideWhenUsed/>
    <w:rsid w:val="00D23E0D"/>
    <w:rPr>
      <w:rFonts w:eastAsiaTheme="minorHAnsi"/>
    </w:rPr>
  </w:style>
  <w:style w:type="character" w:customStyle="1" w:styleId="FootnoteTextChar">
    <w:name w:val="Footnote Text Char"/>
    <w:basedOn w:val="DefaultParagraphFont"/>
    <w:link w:val="FootnoteText"/>
    <w:uiPriority w:val="99"/>
    <w:rsid w:val="00D23E0D"/>
    <w:rPr>
      <w:rFonts w:eastAsiaTheme="minorHAnsi"/>
    </w:rPr>
  </w:style>
  <w:style w:type="character" w:styleId="FootnoteReference">
    <w:name w:val="footnote reference"/>
    <w:basedOn w:val="DefaultParagraphFont"/>
    <w:uiPriority w:val="99"/>
    <w:unhideWhenUsed/>
    <w:rsid w:val="00D23E0D"/>
    <w:rPr>
      <w:vertAlign w:val="superscript"/>
    </w:rPr>
  </w:style>
  <w:style w:type="character" w:styleId="Hyperlink">
    <w:name w:val="Hyperlink"/>
    <w:basedOn w:val="DefaultParagraphFont"/>
    <w:uiPriority w:val="99"/>
    <w:unhideWhenUsed/>
    <w:rsid w:val="005C193B"/>
    <w:rPr>
      <w:color w:val="0000FF" w:themeColor="hyperlink"/>
      <w:u w:val="single"/>
    </w:rPr>
  </w:style>
  <w:style w:type="character" w:styleId="FollowedHyperlink">
    <w:name w:val="FollowedHyperlink"/>
    <w:basedOn w:val="DefaultParagraphFont"/>
    <w:uiPriority w:val="99"/>
    <w:semiHidden/>
    <w:unhideWhenUsed/>
    <w:rsid w:val="005C193B"/>
    <w:rPr>
      <w:color w:val="800080" w:themeColor="followedHyperlink"/>
      <w:u w:val="single"/>
    </w:rPr>
  </w:style>
  <w:style w:type="character" w:styleId="CommentReference">
    <w:name w:val="annotation reference"/>
    <w:basedOn w:val="DefaultParagraphFont"/>
    <w:uiPriority w:val="99"/>
    <w:semiHidden/>
    <w:unhideWhenUsed/>
    <w:rsid w:val="00EC535E"/>
    <w:rPr>
      <w:sz w:val="18"/>
      <w:szCs w:val="18"/>
    </w:rPr>
  </w:style>
  <w:style w:type="paragraph" w:styleId="CommentText">
    <w:name w:val="annotation text"/>
    <w:basedOn w:val="Normal"/>
    <w:link w:val="CommentTextChar"/>
    <w:uiPriority w:val="99"/>
    <w:semiHidden/>
    <w:unhideWhenUsed/>
    <w:rsid w:val="00EC535E"/>
  </w:style>
  <w:style w:type="character" w:customStyle="1" w:styleId="CommentTextChar">
    <w:name w:val="Comment Text Char"/>
    <w:basedOn w:val="DefaultParagraphFont"/>
    <w:link w:val="CommentText"/>
    <w:uiPriority w:val="99"/>
    <w:semiHidden/>
    <w:rsid w:val="00EC535E"/>
  </w:style>
  <w:style w:type="paragraph" w:styleId="CommentSubject">
    <w:name w:val="annotation subject"/>
    <w:basedOn w:val="CommentText"/>
    <w:next w:val="CommentText"/>
    <w:link w:val="CommentSubjectChar"/>
    <w:uiPriority w:val="99"/>
    <w:semiHidden/>
    <w:unhideWhenUsed/>
    <w:rsid w:val="00EC535E"/>
    <w:rPr>
      <w:b/>
      <w:bCs/>
      <w:sz w:val="20"/>
      <w:szCs w:val="20"/>
    </w:rPr>
  </w:style>
  <w:style w:type="character" w:customStyle="1" w:styleId="CommentSubjectChar">
    <w:name w:val="Comment Subject Char"/>
    <w:basedOn w:val="CommentTextChar"/>
    <w:link w:val="CommentSubject"/>
    <w:uiPriority w:val="99"/>
    <w:semiHidden/>
    <w:rsid w:val="00EC535E"/>
    <w:rPr>
      <w:b/>
      <w:bCs/>
      <w:sz w:val="20"/>
      <w:szCs w:val="20"/>
    </w:rPr>
  </w:style>
  <w:style w:type="paragraph" w:styleId="Revision">
    <w:name w:val="Revision"/>
    <w:hidden/>
    <w:uiPriority w:val="99"/>
    <w:semiHidden/>
    <w:rsid w:val="00EC535E"/>
  </w:style>
  <w:style w:type="paragraph" w:styleId="BalloonText">
    <w:name w:val="Balloon Text"/>
    <w:basedOn w:val="Normal"/>
    <w:link w:val="BalloonTextChar"/>
    <w:uiPriority w:val="99"/>
    <w:semiHidden/>
    <w:unhideWhenUsed/>
    <w:rsid w:val="00EC535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535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02B"/>
    <w:pPr>
      <w:spacing w:after="120"/>
    </w:pPr>
  </w:style>
  <w:style w:type="paragraph" w:styleId="Heading1">
    <w:name w:val="heading 1"/>
    <w:basedOn w:val="Normal"/>
    <w:next w:val="Normal"/>
    <w:link w:val="Heading1Char"/>
    <w:uiPriority w:val="9"/>
    <w:qFormat/>
    <w:rsid w:val="00A87B56"/>
    <w:pPr>
      <w:keepNext/>
      <w:keepLines/>
      <w:numPr>
        <w:numId w:val="1"/>
      </w:numPr>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6106C0"/>
    <w:pPr>
      <w:keepNext/>
      <w:keepLines/>
      <w:numPr>
        <w:ilvl w:val="1"/>
        <w:numId w:val="1"/>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106C0"/>
    <w:pPr>
      <w:keepNext/>
      <w:keepLines/>
      <w:numPr>
        <w:ilvl w:val="2"/>
        <w:numId w:val="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B653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B653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B653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Appendix Heading"/>
    <w:basedOn w:val="Normal"/>
    <w:next w:val="Normal"/>
    <w:link w:val="Heading7Char"/>
    <w:uiPriority w:val="9"/>
    <w:unhideWhenUsed/>
    <w:qFormat/>
    <w:rsid w:val="00A87B56"/>
    <w:pPr>
      <w:keepNext/>
      <w:keepLines/>
      <w:numPr>
        <w:ilvl w:val="6"/>
        <w:numId w:val="1"/>
      </w:numPr>
      <w:spacing w:before="200"/>
      <w:outlineLvl w:val="6"/>
    </w:pPr>
    <w:rPr>
      <w:rFonts w:asciiTheme="majorHAnsi" w:eastAsiaTheme="majorEastAsia" w:hAnsiTheme="majorHAnsi" w:cstheme="majorBidi"/>
      <w:b/>
      <w:bCs/>
      <w:sz w:val="32"/>
      <w:szCs w:val="32"/>
    </w:rPr>
  </w:style>
  <w:style w:type="paragraph" w:styleId="Heading8">
    <w:name w:val="heading 8"/>
    <w:basedOn w:val="Normal"/>
    <w:next w:val="Normal"/>
    <w:link w:val="Heading8Char"/>
    <w:uiPriority w:val="9"/>
    <w:semiHidden/>
    <w:unhideWhenUsed/>
    <w:qFormat/>
    <w:rsid w:val="004B653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653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616943"/>
    <w:pPr>
      <w:spacing w:before="240"/>
    </w:pPr>
    <w:rPr>
      <w:b/>
      <w:caps/>
      <w:sz w:val="22"/>
      <w:szCs w:val="22"/>
      <w:u w:val="single"/>
    </w:rPr>
  </w:style>
  <w:style w:type="paragraph" w:styleId="TOC2">
    <w:name w:val="toc 2"/>
    <w:basedOn w:val="Normal"/>
    <w:next w:val="Normal"/>
    <w:autoRedefine/>
    <w:uiPriority w:val="39"/>
    <w:unhideWhenUsed/>
    <w:rsid w:val="00616943"/>
    <w:rPr>
      <w:b/>
      <w:smallCaps/>
      <w:sz w:val="22"/>
      <w:szCs w:val="22"/>
    </w:rPr>
  </w:style>
  <w:style w:type="paragraph" w:styleId="TOC3">
    <w:name w:val="toc 3"/>
    <w:basedOn w:val="Normal"/>
    <w:next w:val="Normal"/>
    <w:autoRedefine/>
    <w:uiPriority w:val="39"/>
    <w:unhideWhenUsed/>
    <w:rsid w:val="00616943"/>
    <w:rPr>
      <w:smallCaps/>
      <w:sz w:val="22"/>
      <w:szCs w:val="22"/>
    </w:rPr>
  </w:style>
  <w:style w:type="paragraph" w:styleId="TOC4">
    <w:name w:val="toc 4"/>
    <w:basedOn w:val="Normal"/>
    <w:next w:val="Normal"/>
    <w:autoRedefine/>
    <w:uiPriority w:val="39"/>
    <w:unhideWhenUsed/>
    <w:rsid w:val="00616943"/>
    <w:rPr>
      <w:sz w:val="22"/>
      <w:szCs w:val="22"/>
    </w:rPr>
  </w:style>
  <w:style w:type="paragraph" w:styleId="TOC5">
    <w:name w:val="toc 5"/>
    <w:basedOn w:val="Normal"/>
    <w:next w:val="Normal"/>
    <w:autoRedefine/>
    <w:uiPriority w:val="39"/>
    <w:unhideWhenUsed/>
    <w:rsid w:val="00616943"/>
    <w:rPr>
      <w:sz w:val="22"/>
      <w:szCs w:val="22"/>
    </w:rPr>
  </w:style>
  <w:style w:type="paragraph" w:styleId="TOC6">
    <w:name w:val="toc 6"/>
    <w:basedOn w:val="Normal"/>
    <w:next w:val="Normal"/>
    <w:autoRedefine/>
    <w:uiPriority w:val="39"/>
    <w:unhideWhenUsed/>
    <w:rsid w:val="00616943"/>
    <w:rPr>
      <w:sz w:val="22"/>
      <w:szCs w:val="22"/>
    </w:rPr>
  </w:style>
  <w:style w:type="paragraph" w:styleId="TOC7">
    <w:name w:val="toc 7"/>
    <w:basedOn w:val="Normal"/>
    <w:next w:val="Normal"/>
    <w:autoRedefine/>
    <w:uiPriority w:val="39"/>
    <w:unhideWhenUsed/>
    <w:rsid w:val="00616943"/>
    <w:rPr>
      <w:sz w:val="22"/>
      <w:szCs w:val="22"/>
    </w:rPr>
  </w:style>
  <w:style w:type="paragraph" w:styleId="TOC8">
    <w:name w:val="toc 8"/>
    <w:basedOn w:val="Normal"/>
    <w:next w:val="Normal"/>
    <w:autoRedefine/>
    <w:uiPriority w:val="39"/>
    <w:unhideWhenUsed/>
    <w:rsid w:val="00616943"/>
    <w:rPr>
      <w:sz w:val="22"/>
      <w:szCs w:val="22"/>
    </w:rPr>
  </w:style>
  <w:style w:type="paragraph" w:styleId="TOC9">
    <w:name w:val="toc 9"/>
    <w:basedOn w:val="Normal"/>
    <w:next w:val="Normal"/>
    <w:autoRedefine/>
    <w:uiPriority w:val="39"/>
    <w:unhideWhenUsed/>
    <w:rsid w:val="00616943"/>
    <w:rPr>
      <w:sz w:val="22"/>
      <w:szCs w:val="22"/>
    </w:rPr>
  </w:style>
  <w:style w:type="character" w:customStyle="1" w:styleId="Heading1Char">
    <w:name w:val="Heading 1 Char"/>
    <w:basedOn w:val="DefaultParagraphFont"/>
    <w:link w:val="Heading1"/>
    <w:uiPriority w:val="9"/>
    <w:rsid w:val="00A87B56"/>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6106C0"/>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812D38"/>
    <w:pPr>
      <w:tabs>
        <w:tab w:val="center" w:pos="4320"/>
        <w:tab w:val="right" w:pos="8640"/>
      </w:tabs>
    </w:pPr>
  </w:style>
  <w:style w:type="character" w:customStyle="1" w:styleId="Heading3Char">
    <w:name w:val="Heading 3 Char"/>
    <w:basedOn w:val="DefaultParagraphFont"/>
    <w:link w:val="Heading3"/>
    <w:uiPriority w:val="9"/>
    <w:rsid w:val="006106C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4B65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B65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B6532"/>
    <w:rPr>
      <w:rFonts w:asciiTheme="majorHAnsi" w:eastAsiaTheme="majorEastAsia" w:hAnsiTheme="majorHAnsi" w:cstheme="majorBidi"/>
      <w:i/>
      <w:iCs/>
      <w:color w:val="243F60" w:themeColor="accent1" w:themeShade="7F"/>
    </w:rPr>
  </w:style>
  <w:style w:type="character" w:customStyle="1" w:styleId="Heading7Char">
    <w:name w:val="Heading 7 Char"/>
    <w:aliases w:val="Appendix Heading Char"/>
    <w:basedOn w:val="DefaultParagraphFont"/>
    <w:link w:val="Heading7"/>
    <w:uiPriority w:val="9"/>
    <w:rsid w:val="00A87B56"/>
    <w:rPr>
      <w:rFonts w:asciiTheme="majorHAnsi" w:eastAsiaTheme="majorEastAsia" w:hAnsiTheme="majorHAnsi" w:cstheme="majorBidi"/>
      <w:b/>
      <w:bCs/>
      <w:sz w:val="32"/>
      <w:szCs w:val="32"/>
    </w:rPr>
  </w:style>
  <w:style w:type="character" w:customStyle="1" w:styleId="Heading8Char">
    <w:name w:val="Heading 8 Char"/>
    <w:basedOn w:val="DefaultParagraphFont"/>
    <w:link w:val="Heading8"/>
    <w:uiPriority w:val="9"/>
    <w:semiHidden/>
    <w:rsid w:val="004B65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B6532"/>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rsid w:val="00812D38"/>
  </w:style>
  <w:style w:type="paragraph" w:styleId="Footer">
    <w:name w:val="footer"/>
    <w:basedOn w:val="Normal"/>
    <w:link w:val="FooterChar"/>
    <w:uiPriority w:val="99"/>
    <w:unhideWhenUsed/>
    <w:rsid w:val="00812D38"/>
    <w:pPr>
      <w:tabs>
        <w:tab w:val="center" w:pos="4320"/>
        <w:tab w:val="right" w:pos="8640"/>
      </w:tabs>
    </w:pPr>
  </w:style>
  <w:style w:type="character" w:customStyle="1" w:styleId="FooterChar">
    <w:name w:val="Footer Char"/>
    <w:basedOn w:val="DefaultParagraphFont"/>
    <w:link w:val="Footer"/>
    <w:uiPriority w:val="99"/>
    <w:rsid w:val="00812D38"/>
  </w:style>
  <w:style w:type="character" w:styleId="PageNumber">
    <w:name w:val="page number"/>
    <w:basedOn w:val="DefaultParagraphFont"/>
    <w:uiPriority w:val="99"/>
    <w:semiHidden/>
    <w:unhideWhenUsed/>
    <w:rsid w:val="00812D38"/>
  </w:style>
  <w:style w:type="paragraph" w:styleId="ListParagraph">
    <w:name w:val="List Paragraph"/>
    <w:basedOn w:val="Normal"/>
    <w:uiPriority w:val="34"/>
    <w:qFormat/>
    <w:rsid w:val="00EA3C91"/>
    <w:pPr>
      <w:ind w:left="720"/>
    </w:pPr>
  </w:style>
  <w:style w:type="paragraph" w:styleId="FootnoteText">
    <w:name w:val="footnote text"/>
    <w:basedOn w:val="Normal"/>
    <w:link w:val="FootnoteTextChar"/>
    <w:uiPriority w:val="99"/>
    <w:unhideWhenUsed/>
    <w:rsid w:val="00D23E0D"/>
    <w:rPr>
      <w:rFonts w:eastAsiaTheme="minorHAnsi"/>
    </w:rPr>
  </w:style>
  <w:style w:type="character" w:customStyle="1" w:styleId="FootnoteTextChar">
    <w:name w:val="Footnote Text Char"/>
    <w:basedOn w:val="DefaultParagraphFont"/>
    <w:link w:val="FootnoteText"/>
    <w:uiPriority w:val="99"/>
    <w:rsid w:val="00D23E0D"/>
    <w:rPr>
      <w:rFonts w:eastAsiaTheme="minorHAnsi"/>
    </w:rPr>
  </w:style>
  <w:style w:type="character" w:styleId="FootnoteReference">
    <w:name w:val="footnote reference"/>
    <w:basedOn w:val="DefaultParagraphFont"/>
    <w:uiPriority w:val="99"/>
    <w:unhideWhenUsed/>
    <w:rsid w:val="00D23E0D"/>
    <w:rPr>
      <w:vertAlign w:val="superscript"/>
    </w:rPr>
  </w:style>
  <w:style w:type="character" w:styleId="Hyperlink">
    <w:name w:val="Hyperlink"/>
    <w:basedOn w:val="DefaultParagraphFont"/>
    <w:uiPriority w:val="99"/>
    <w:unhideWhenUsed/>
    <w:rsid w:val="005C193B"/>
    <w:rPr>
      <w:color w:val="0000FF" w:themeColor="hyperlink"/>
      <w:u w:val="single"/>
    </w:rPr>
  </w:style>
  <w:style w:type="character" w:styleId="FollowedHyperlink">
    <w:name w:val="FollowedHyperlink"/>
    <w:basedOn w:val="DefaultParagraphFont"/>
    <w:uiPriority w:val="99"/>
    <w:semiHidden/>
    <w:unhideWhenUsed/>
    <w:rsid w:val="005C193B"/>
    <w:rPr>
      <w:color w:val="800080" w:themeColor="followedHyperlink"/>
      <w:u w:val="single"/>
    </w:rPr>
  </w:style>
  <w:style w:type="character" w:styleId="CommentReference">
    <w:name w:val="annotation reference"/>
    <w:basedOn w:val="DefaultParagraphFont"/>
    <w:uiPriority w:val="99"/>
    <w:semiHidden/>
    <w:unhideWhenUsed/>
    <w:rsid w:val="00EC535E"/>
    <w:rPr>
      <w:sz w:val="18"/>
      <w:szCs w:val="18"/>
    </w:rPr>
  </w:style>
  <w:style w:type="paragraph" w:styleId="CommentText">
    <w:name w:val="annotation text"/>
    <w:basedOn w:val="Normal"/>
    <w:link w:val="CommentTextChar"/>
    <w:uiPriority w:val="99"/>
    <w:semiHidden/>
    <w:unhideWhenUsed/>
    <w:rsid w:val="00EC535E"/>
  </w:style>
  <w:style w:type="character" w:customStyle="1" w:styleId="CommentTextChar">
    <w:name w:val="Comment Text Char"/>
    <w:basedOn w:val="DefaultParagraphFont"/>
    <w:link w:val="CommentText"/>
    <w:uiPriority w:val="99"/>
    <w:semiHidden/>
    <w:rsid w:val="00EC535E"/>
  </w:style>
  <w:style w:type="paragraph" w:styleId="CommentSubject">
    <w:name w:val="annotation subject"/>
    <w:basedOn w:val="CommentText"/>
    <w:next w:val="CommentText"/>
    <w:link w:val="CommentSubjectChar"/>
    <w:uiPriority w:val="99"/>
    <w:semiHidden/>
    <w:unhideWhenUsed/>
    <w:rsid w:val="00EC535E"/>
    <w:rPr>
      <w:b/>
      <w:bCs/>
      <w:sz w:val="20"/>
      <w:szCs w:val="20"/>
    </w:rPr>
  </w:style>
  <w:style w:type="character" w:customStyle="1" w:styleId="CommentSubjectChar">
    <w:name w:val="Comment Subject Char"/>
    <w:basedOn w:val="CommentTextChar"/>
    <w:link w:val="CommentSubject"/>
    <w:uiPriority w:val="99"/>
    <w:semiHidden/>
    <w:rsid w:val="00EC535E"/>
    <w:rPr>
      <w:b/>
      <w:bCs/>
      <w:sz w:val="20"/>
      <w:szCs w:val="20"/>
    </w:rPr>
  </w:style>
  <w:style w:type="paragraph" w:styleId="Revision">
    <w:name w:val="Revision"/>
    <w:hidden/>
    <w:uiPriority w:val="99"/>
    <w:semiHidden/>
    <w:rsid w:val="00EC535E"/>
  </w:style>
  <w:style w:type="paragraph" w:styleId="BalloonText">
    <w:name w:val="Balloon Text"/>
    <w:basedOn w:val="Normal"/>
    <w:link w:val="BalloonTextChar"/>
    <w:uiPriority w:val="99"/>
    <w:semiHidden/>
    <w:unhideWhenUsed/>
    <w:rsid w:val="00EC535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535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058784">
      <w:bodyDiv w:val="1"/>
      <w:marLeft w:val="0"/>
      <w:marRight w:val="0"/>
      <w:marTop w:val="0"/>
      <w:marBottom w:val="0"/>
      <w:divBdr>
        <w:top w:val="none" w:sz="0" w:space="0" w:color="auto"/>
        <w:left w:val="none" w:sz="0" w:space="0" w:color="auto"/>
        <w:bottom w:val="none" w:sz="0" w:space="0" w:color="auto"/>
        <w:right w:val="none" w:sz="0" w:space="0" w:color="auto"/>
      </w:divBdr>
    </w:div>
    <w:div w:id="8969380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1458</Words>
  <Characters>8313</Characters>
  <Application>Microsoft Macintosh Word</Application>
  <DocSecurity>0</DocSecurity>
  <Lines>69</Lines>
  <Paragraphs>19</Paragraphs>
  <ScaleCrop>false</ScaleCrop>
  <Company>Indiana University</Company>
  <LinksUpToDate>false</LinksUpToDate>
  <CharactersWithSpaces>9752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 Welch</dc:creator>
  <cp:keywords/>
  <dc:description/>
  <cp:lastModifiedBy>Von Welch</cp:lastModifiedBy>
  <cp:revision>13</cp:revision>
  <dcterms:created xsi:type="dcterms:W3CDTF">2012-05-29T15:18:00Z</dcterms:created>
  <dcterms:modified xsi:type="dcterms:W3CDTF">2012-06-11T17:38:00Z</dcterms:modified>
</cp:coreProperties>
</file>